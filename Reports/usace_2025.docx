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3AD8" w14:textId="77777777" w:rsidR="007D34B9" w:rsidRDefault="00000000">
      <w:pPr>
        <w:pStyle w:val="Title"/>
      </w:pPr>
      <w:r>
        <w:t>Wading bird colony location, size, timing and Wood Stork and Roseate Spoonbill reproductive success</w:t>
      </w:r>
    </w:p>
    <w:p w14:paraId="08F532EF" w14:textId="77777777" w:rsidR="007D34B9" w:rsidRDefault="00000000">
      <w:pPr>
        <w:pStyle w:val="Subtitle"/>
      </w:pPr>
      <w:r>
        <w:t>2025 Annual Report to the U.S. Army Corps of Engineers Jacksonville, Florida W912HZ-15-2-0017</w:t>
      </w:r>
    </w:p>
    <w:p w14:paraId="41AFB2B9" w14:textId="77777777" w:rsidR="007D34B9" w:rsidRDefault="00000000">
      <w:pPr>
        <w:pStyle w:val="Author"/>
      </w:pPr>
      <w:r>
        <w:t>Dr. Morgan Ernest and Michael Rickershauser</w:t>
      </w:r>
    </w:p>
    <w:p w14:paraId="0C682A05" w14:textId="77777777" w:rsidR="007D34B9" w:rsidRDefault="00000000">
      <w:pPr>
        <w:pStyle w:val="Date"/>
      </w:pPr>
      <w:r>
        <w:t>Dept. Wildlife Ecology and Conservation, University of Florida, Gainesville</w:t>
      </w:r>
    </w:p>
    <w:sdt>
      <w:sdtPr>
        <w:rPr>
          <w:rFonts w:asciiTheme="minorHAnsi" w:eastAsiaTheme="minorHAnsi" w:hAnsiTheme="minorHAnsi" w:cstheme="minorBidi"/>
          <w:color w:val="auto"/>
          <w:sz w:val="24"/>
          <w:szCs w:val="24"/>
        </w:rPr>
        <w:id w:val="1131363220"/>
        <w:docPartObj>
          <w:docPartGallery w:val="Table of Contents"/>
          <w:docPartUnique/>
        </w:docPartObj>
      </w:sdtPr>
      <w:sdtContent>
        <w:p w14:paraId="1320A7E2" w14:textId="77777777" w:rsidR="007D34B9" w:rsidRDefault="00000000">
          <w:pPr>
            <w:pStyle w:val="TOCHeading"/>
          </w:pPr>
          <w:r>
            <w:t>Table of Contents</w:t>
          </w:r>
        </w:p>
        <w:p w14:paraId="0CC4777F" w14:textId="4AC2F6C0" w:rsidR="00AB4E75" w:rsidRDefault="00000000">
          <w:pPr>
            <w:pStyle w:val="TOC2"/>
            <w:tabs>
              <w:tab w:val="right" w:leader="dot" w:pos="9350"/>
            </w:tabs>
            <w:rPr>
              <w:rFonts w:eastAsiaTheme="minorEastAsia"/>
              <w:b w:val="0"/>
              <w:bCs w:val="0"/>
              <w:noProof/>
              <w:kern w:val="2"/>
              <w:sz w:val="24"/>
              <w:szCs w:val="24"/>
              <w14:ligatures w14:val="standardContextual"/>
            </w:rPr>
          </w:pPr>
          <w:r>
            <w:fldChar w:fldCharType="begin"/>
          </w:r>
          <w:r>
            <w:instrText>TOC \o "1-3" \h \z \u</w:instrText>
          </w:r>
          <w:r>
            <w:fldChar w:fldCharType="separate"/>
          </w:r>
          <w:r w:rsidR="00AB4E75">
            <w:rPr>
              <w:noProof/>
            </w:rPr>
            <w:fldChar w:fldCharType="begin"/>
          </w:r>
          <w:r w:rsidR="00AB4E75">
            <w:rPr>
              <w:noProof/>
            </w:rPr>
            <w:instrText>HYPERLINK \l "_Toc209968482"</w:instrText>
          </w:r>
          <w:ins w:id="1" w:author="Ernest, Morgan" w:date="2025-09-30T09:35:00Z" w16du:dateUtc="2025-09-30T13:35:00Z">
            <w:r w:rsidR="009B1582">
              <w:rPr>
                <w:noProof/>
              </w:rPr>
            </w:r>
          </w:ins>
          <w:r w:rsidR="00AB4E75">
            <w:rPr>
              <w:noProof/>
            </w:rPr>
            <w:fldChar w:fldCharType="separate"/>
          </w:r>
          <w:r w:rsidR="00AB4E75" w:rsidRPr="00B212CD">
            <w:rPr>
              <w:rStyle w:val="Hyperlink"/>
              <w:noProof/>
            </w:rPr>
            <w:t>Abbreviations</w:t>
          </w:r>
          <w:r w:rsidR="00AB4E75">
            <w:rPr>
              <w:noProof/>
              <w:webHidden/>
            </w:rPr>
            <w:tab/>
          </w:r>
          <w:r w:rsidR="00AB4E75">
            <w:rPr>
              <w:noProof/>
              <w:webHidden/>
            </w:rPr>
            <w:fldChar w:fldCharType="begin"/>
          </w:r>
          <w:r w:rsidR="00AB4E75">
            <w:rPr>
              <w:noProof/>
              <w:webHidden/>
            </w:rPr>
            <w:instrText xml:space="preserve"> PAGEREF _Toc209968482 \h </w:instrText>
          </w:r>
          <w:r w:rsidR="00AB4E75">
            <w:rPr>
              <w:noProof/>
              <w:webHidden/>
            </w:rPr>
          </w:r>
          <w:r w:rsidR="00AB4E75">
            <w:rPr>
              <w:noProof/>
              <w:webHidden/>
            </w:rPr>
            <w:fldChar w:fldCharType="separate"/>
          </w:r>
          <w:r w:rsidR="009B1582">
            <w:rPr>
              <w:noProof/>
              <w:webHidden/>
            </w:rPr>
            <w:t>2</w:t>
          </w:r>
          <w:r w:rsidR="00AB4E75">
            <w:rPr>
              <w:noProof/>
              <w:webHidden/>
            </w:rPr>
            <w:fldChar w:fldCharType="end"/>
          </w:r>
          <w:r w:rsidR="00AB4E75">
            <w:rPr>
              <w:noProof/>
            </w:rPr>
            <w:fldChar w:fldCharType="end"/>
          </w:r>
        </w:p>
        <w:p w14:paraId="6828F064" w14:textId="6F356374" w:rsidR="00AB4E75" w:rsidRDefault="00AB4E75">
          <w:pPr>
            <w:pStyle w:val="TOC2"/>
            <w:tabs>
              <w:tab w:val="right" w:leader="dot" w:pos="9350"/>
            </w:tabs>
            <w:rPr>
              <w:rFonts w:eastAsiaTheme="minorEastAsia"/>
              <w:b w:val="0"/>
              <w:bCs w:val="0"/>
              <w:noProof/>
              <w:kern w:val="2"/>
              <w:sz w:val="24"/>
              <w:szCs w:val="24"/>
              <w14:ligatures w14:val="standardContextual"/>
            </w:rPr>
          </w:pPr>
          <w:r>
            <w:rPr>
              <w:noProof/>
            </w:rPr>
            <w:fldChar w:fldCharType="begin"/>
          </w:r>
          <w:r>
            <w:rPr>
              <w:noProof/>
            </w:rPr>
            <w:instrText>HYPERLINK \l "_Toc209968483"</w:instrText>
          </w:r>
          <w:ins w:id="2" w:author="Ernest, Morgan" w:date="2025-09-30T09:35:00Z" w16du:dateUtc="2025-09-30T13:35:00Z">
            <w:r w:rsidR="009B1582">
              <w:rPr>
                <w:noProof/>
              </w:rPr>
            </w:r>
          </w:ins>
          <w:r>
            <w:rPr>
              <w:noProof/>
            </w:rPr>
            <w:fldChar w:fldCharType="separate"/>
          </w:r>
          <w:r w:rsidRPr="00B212CD">
            <w:rPr>
              <w:rStyle w:val="Hyperlink"/>
              <w:noProof/>
            </w:rPr>
            <w:t>Executive Summary</w:t>
          </w:r>
          <w:r>
            <w:rPr>
              <w:noProof/>
              <w:webHidden/>
            </w:rPr>
            <w:tab/>
          </w:r>
          <w:r>
            <w:rPr>
              <w:noProof/>
              <w:webHidden/>
            </w:rPr>
            <w:fldChar w:fldCharType="begin"/>
          </w:r>
          <w:r>
            <w:rPr>
              <w:noProof/>
              <w:webHidden/>
            </w:rPr>
            <w:instrText xml:space="preserve"> PAGEREF _Toc209968483 \h </w:instrText>
          </w:r>
          <w:r>
            <w:rPr>
              <w:noProof/>
              <w:webHidden/>
            </w:rPr>
          </w:r>
          <w:r>
            <w:rPr>
              <w:noProof/>
              <w:webHidden/>
            </w:rPr>
            <w:fldChar w:fldCharType="separate"/>
          </w:r>
          <w:r w:rsidR="009B1582">
            <w:rPr>
              <w:noProof/>
              <w:webHidden/>
            </w:rPr>
            <w:t>3</w:t>
          </w:r>
          <w:r>
            <w:rPr>
              <w:noProof/>
              <w:webHidden/>
            </w:rPr>
            <w:fldChar w:fldCharType="end"/>
          </w:r>
          <w:r>
            <w:rPr>
              <w:noProof/>
            </w:rPr>
            <w:fldChar w:fldCharType="end"/>
          </w:r>
        </w:p>
        <w:p w14:paraId="059B2172" w14:textId="2EA9A13E" w:rsidR="00AB4E75" w:rsidRDefault="00AB4E75">
          <w:pPr>
            <w:pStyle w:val="TOC2"/>
            <w:tabs>
              <w:tab w:val="right" w:leader="dot" w:pos="9350"/>
            </w:tabs>
            <w:rPr>
              <w:rFonts w:eastAsiaTheme="minorEastAsia"/>
              <w:b w:val="0"/>
              <w:bCs w:val="0"/>
              <w:noProof/>
              <w:kern w:val="2"/>
              <w:sz w:val="24"/>
              <w:szCs w:val="24"/>
              <w14:ligatures w14:val="standardContextual"/>
            </w:rPr>
          </w:pPr>
          <w:r>
            <w:rPr>
              <w:noProof/>
            </w:rPr>
            <w:fldChar w:fldCharType="begin"/>
          </w:r>
          <w:r>
            <w:rPr>
              <w:noProof/>
            </w:rPr>
            <w:instrText>HYPERLINK \l "_Toc209968484"</w:instrText>
          </w:r>
          <w:ins w:id="3" w:author="Ernest, Morgan" w:date="2025-09-30T09:35:00Z" w16du:dateUtc="2025-09-30T13:35:00Z">
            <w:r w:rsidR="009B1582">
              <w:rPr>
                <w:noProof/>
              </w:rPr>
            </w:r>
          </w:ins>
          <w:r>
            <w:rPr>
              <w:noProof/>
            </w:rPr>
            <w:fldChar w:fldCharType="separate"/>
          </w:r>
          <w:r w:rsidRPr="00B212CD">
            <w:rPr>
              <w:rStyle w:val="Hyperlink"/>
              <w:noProof/>
            </w:rPr>
            <w:t>Introduction and Background</w:t>
          </w:r>
          <w:r>
            <w:rPr>
              <w:noProof/>
              <w:webHidden/>
            </w:rPr>
            <w:tab/>
          </w:r>
          <w:r>
            <w:rPr>
              <w:noProof/>
              <w:webHidden/>
            </w:rPr>
            <w:fldChar w:fldCharType="begin"/>
          </w:r>
          <w:r>
            <w:rPr>
              <w:noProof/>
              <w:webHidden/>
            </w:rPr>
            <w:instrText xml:space="preserve"> PAGEREF _Toc209968484 \h </w:instrText>
          </w:r>
          <w:r>
            <w:rPr>
              <w:noProof/>
              <w:webHidden/>
            </w:rPr>
          </w:r>
          <w:r>
            <w:rPr>
              <w:noProof/>
              <w:webHidden/>
            </w:rPr>
            <w:fldChar w:fldCharType="separate"/>
          </w:r>
          <w:r w:rsidR="009B1582">
            <w:rPr>
              <w:noProof/>
              <w:webHidden/>
            </w:rPr>
            <w:t>4</w:t>
          </w:r>
          <w:r>
            <w:rPr>
              <w:noProof/>
              <w:webHidden/>
            </w:rPr>
            <w:fldChar w:fldCharType="end"/>
          </w:r>
          <w:r>
            <w:rPr>
              <w:noProof/>
            </w:rPr>
            <w:fldChar w:fldCharType="end"/>
          </w:r>
        </w:p>
        <w:p w14:paraId="2B5EC238" w14:textId="478237C3" w:rsidR="00AB4E75" w:rsidRDefault="00AB4E75">
          <w:pPr>
            <w:pStyle w:val="TOC2"/>
            <w:tabs>
              <w:tab w:val="right" w:leader="dot" w:pos="9350"/>
            </w:tabs>
            <w:rPr>
              <w:rFonts w:eastAsiaTheme="minorEastAsia"/>
              <w:b w:val="0"/>
              <w:bCs w:val="0"/>
              <w:noProof/>
              <w:kern w:val="2"/>
              <w:sz w:val="24"/>
              <w:szCs w:val="24"/>
              <w14:ligatures w14:val="standardContextual"/>
            </w:rPr>
          </w:pPr>
          <w:r>
            <w:rPr>
              <w:noProof/>
            </w:rPr>
            <w:fldChar w:fldCharType="begin"/>
          </w:r>
          <w:r>
            <w:rPr>
              <w:noProof/>
            </w:rPr>
            <w:instrText>HYPERLINK \l "_Toc209968485"</w:instrText>
          </w:r>
          <w:ins w:id="4" w:author="Ernest, Morgan" w:date="2025-09-30T09:35:00Z" w16du:dateUtc="2025-09-30T13:35:00Z">
            <w:r w:rsidR="009B1582">
              <w:rPr>
                <w:noProof/>
              </w:rPr>
            </w:r>
          </w:ins>
          <w:r>
            <w:rPr>
              <w:noProof/>
            </w:rPr>
            <w:fldChar w:fldCharType="separate"/>
          </w:r>
          <w:r w:rsidRPr="00B212CD">
            <w:rPr>
              <w:rStyle w:val="Hyperlink"/>
              <w:noProof/>
            </w:rPr>
            <w:t>Methods</w:t>
          </w:r>
          <w:r>
            <w:rPr>
              <w:noProof/>
              <w:webHidden/>
            </w:rPr>
            <w:tab/>
          </w:r>
          <w:r>
            <w:rPr>
              <w:noProof/>
              <w:webHidden/>
            </w:rPr>
            <w:fldChar w:fldCharType="begin"/>
          </w:r>
          <w:r>
            <w:rPr>
              <w:noProof/>
              <w:webHidden/>
            </w:rPr>
            <w:instrText xml:space="preserve"> PAGEREF _Toc209968485 \h </w:instrText>
          </w:r>
          <w:r>
            <w:rPr>
              <w:noProof/>
              <w:webHidden/>
            </w:rPr>
          </w:r>
          <w:r>
            <w:rPr>
              <w:noProof/>
              <w:webHidden/>
            </w:rPr>
            <w:fldChar w:fldCharType="separate"/>
          </w:r>
          <w:r w:rsidR="009B1582">
            <w:rPr>
              <w:noProof/>
              <w:webHidden/>
            </w:rPr>
            <w:t>6</w:t>
          </w:r>
          <w:r>
            <w:rPr>
              <w:noProof/>
              <w:webHidden/>
            </w:rPr>
            <w:fldChar w:fldCharType="end"/>
          </w:r>
          <w:r>
            <w:rPr>
              <w:noProof/>
            </w:rPr>
            <w:fldChar w:fldCharType="end"/>
          </w:r>
        </w:p>
        <w:p w14:paraId="6D4DB3D6" w14:textId="735DF81B" w:rsidR="00AB4E75" w:rsidRDefault="00AB4E75">
          <w:pPr>
            <w:pStyle w:val="TOC3"/>
            <w:tabs>
              <w:tab w:val="right" w:leader="dot" w:pos="9350"/>
            </w:tabs>
            <w:rPr>
              <w:rFonts w:eastAsiaTheme="minorEastAsia"/>
              <w:noProof/>
              <w:kern w:val="2"/>
              <w:sz w:val="24"/>
              <w:szCs w:val="24"/>
              <w14:ligatures w14:val="standardContextual"/>
            </w:rPr>
          </w:pPr>
          <w:r>
            <w:rPr>
              <w:noProof/>
            </w:rPr>
            <w:fldChar w:fldCharType="begin"/>
          </w:r>
          <w:r>
            <w:rPr>
              <w:noProof/>
            </w:rPr>
            <w:instrText>HYPERLINK \l "_Toc209968486"</w:instrText>
          </w:r>
          <w:ins w:id="5" w:author="Ernest, Morgan" w:date="2025-09-30T09:35:00Z" w16du:dateUtc="2025-09-30T13:35:00Z">
            <w:r w:rsidR="009B1582">
              <w:rPr>
                <w:noProof/>
              </w:rPr>
            </w:r>
          </w:ins>
          <w:r>
            <w:rPr>
              <w:noProof/>
            </w:rPr>
            <w:fldChar w:fldCharType="separate"/>
          </w:r>
          <w:r w:rsidRPr="00B212CD">
            <w:rPr>
              <w:rStyle w:val="Hyperlink"/>
              <w:noProof/>
            </w:rPr>
            <w:t>Aerial Surveys</w:t>
          </w:r>
          <w:r>
            <w:rPr>
              <w:noProof/>
              <w:webHidden/>
            </w:rPr>
            <w:tab/>
          </w:r>
          <w:r>
            <w:rPr>
              <w:noProof/>
              <w:webHidden/>
            </w:rPr>
            <w:fldChar w:fldCharType="begin"/>
          </w:r>
          <w:r>
            <w:rPr>
              <w:noProof/>
              <w:webHidden/>
            </w:rPr>
            <w:instrText xml:space="preserve"> PAGEREF _Toc209968486 \h </w:instrText>
          </w:r>
          <w:r>
            <w:rPr>
              <w:noProof/>
              <w:webHidden/>
            </w:rPr>
          </w:r>
          <w:r>
            <w:rPr>
              <w:noProof/>
              <w:webHidden/>
            </w:rPr>
            <w:fldChar w:fldCharType="separate"/>
          </w:r>
          <w:r w:rsidR="009B1582">
            <w:rPr>
              <w:noProof/>
              <w:webHidden/>
            </w:rPr>
            <w:t>6</w:t>
          </w:r>
          <w:r>
            <w:rPr>
              <w:noProof/>
              <w:webHidden/>
            </w:rPr>
            <w:fldChar w:fldCharType="end"/>
          </w:r>
          <w:r>
            <w:rPr>
              <w:noProof/>
            </w:rPr>
            <w:fldChar w:fldCharType="end"/>
          </w:r>
        </w:p>
        <w:p w14:paraId="58F8FC3F" w14:textId="64304D70" w:rsidR="00AB4E75" w:rsidRDefault="00AB4E75">
          <w:pPr>
            <w:pStyle w:val="TOC3"/>
            <w:tabs>
              <w:tab w:val="right" w:leader="dot" w:pos="9350"/>
            </w:tabs>
            <w:rPr>
              <w:rFonts w:eastAsiaTheme="minorEastAsia"/>
              <w:noProof/>
              <w:kern w:val="2"/>
              <w:sz w:val="24"/>
              <w:szCs w:val="24"/>
              <w14:ligatures w14:val="standardContextual"/>
            </w:rPr>
          </w:pPr>
          <w:r>
            <w:rPr>
              <w:noProof/>
            </w:rPr>
            <w:fldChar w:fldCharType="begin"/>
          </w:r>
          <w:r>
            <w:rPr>
              <w:noProof/>
            </w:rPr>
            <w:instrText>HYPERLINK \l "_Toc209968487"</w:instrText>
          </w:r>
          <w:ins w:id="6" w:author="Ernest, Morgan" w:date="2025-09-30T09:35:00Z" w16du:dateUtc="2025-09-30T13:35:00Z">
            <w:r w:rsidR="009B1582">
              <w:rPr>
                <w:noProof/>
              </w:rPr>
            </w:r>
          </w:ins>
          <w:r>
            <w:rPr>
              <w:noProof/>
            </w:rPr>
            <w:fldChar w:fldCharType="separate"/>
          </w:r>
          <w:r w:rsidRPr="00B212CD">
            <w:rPr>
              <w:rStyle w:val="Hyperlink"/>
              <w:noProof/>
            </w:rPr>
            <w:t>Ground surveys</w:t>
          </w:r>
          <w:r>
            <w:rPr>
              <w:noProof/>
              <w:webHidden/>
            </w:rPr>
            <w:tab/>
          </w:r>
          <w:r>
            <w:rPr>
              <w:noProof/>
              <w:webHidden/>
            </w:rPr>
            <w:fldChar w:fldCharType="begin"/>
          </w:r>
          <w:r>
            <w:rPr>
              <w:noProof/>
              <w:webHidden/>
            </w:rPr>
            <w:instrText xml:space="preserve"> PAGEREF _Toc209968487 \h </w:instrText>
          </w:r>
          <w:r>
            <w:rPr>
              <w:noProof/>
              <w:webHidden/>
            </w:rPr>
          </w:r>
          <w:r>
            <w:rPr>
              <w:noProof/>
              <w:webHidden/>
            </w:rPr>
            <w:fldChar w:fldCharType="separate"/>
          </w:r>
          <w:r w:rsidR="009B1582">
            <w:rPr>
              <w:noProof/>
              <w:webHidden/>
            </w:rPr>
            <w:t>7</w:t>
          </w:r>
          <w:r>
            <w:rPr>
              <w:noProof/>
              <w:webHidden/>
            </w:rPr>
            <w:fldChar w:fldCharType="end"/>
          </w:r>
          <w:r>
            <w:rPr>
              <w:noProof/>
            </w:rPr>
            <w:fldChar w:fldCharType="end"/>
          </w:r>
        </w:p>
        <w:p w14:paraId="62F1DF1E" w14:textId="76C063ED" w:rsidR="00AB4E75" w:rsidRDefault="00AB4E75">
          <w:pPr>
            <w:pStyle w:val="TOC3"/>
            <w:tabs>
              <w:tab w:val="right" w:leader="dot" w:pos="9350"/>
            </w:tabs>
            <w:rPr>
              <w:rFonts w:eastAsiaTheme="minorEastAsia"/>
              <w:noProof/>
              <w:kern w:val="2"/>
              <w:sz w:val="24"/>
              <w:szCs w:val="24"/>
              <w14:ligatures w14:val="standardContextual"/>
            </w:rPr>
          </w:pPr>
          <w:r>
            <w:rPr>
              <w:noProof/>
            </w:rPr>
            <w:fldChar w:fldCharType="begin"/>
          </w:r>
          <w:r>
            <w:rPr>
              <w:noProof/>
            </w:rPr>
            <w:instrText>HYPERLINK \l "_Toc209968488"</w:instrText>
          </w:r>
          <w:ins w:id="7" w:author="Ernest, Morgan" w:date="2025-09-30T09:35:00Z" w16du:dateUtc="2025-09-30T13:35:00Z">
            <w:r w:rsidR="009B1582">
              <w:rPr>
                <w:noProof/>
              </w:rPr>
            </w:r>
          </w:ins>
          <w:r>
            <w:rPr>
              <w:noProof/>
            </w:rPr>
            <w:fldChar w:fldCharType="separate"/>
          </w:r>
          <w:r w:rsidRPr="00B212CD">
            <w:rPr>
              <w:rStyle w:val="Hyperlink"/>
              <w:noProof/>
            </w:rPr>
            <w:t>Nest success</w:t>
          </w:r>
          <w:r>
            <w:rPr>
              <w:noProof/>
              <w:webHidden/>
            </w:rPr>
            <w:tab/>
          </w:r>
          <w:r>
            <w:rPr>
              <w:noProof/>
              <w:webHidden/>
            </w:rPr>
            <w:fldChar w:fldCharType="begin"/>
          </w:r>
          <w:r>
            <w:rPr>
              <w:noProof/>
              <w:webHidden/>
            </w:rPr>
            <w:instrText xml:space="preserve"> PAGEREF _Toc209968488 \h </w:instrText>
          </w:r>
          <w:r>
            <w:rPr>
              <w:noProof/>
              <w:webHidden/>
            </w:rPr>
          </w:r>
          <w:r>
            <w:rPr>
              <w:noProof/>
              <w:webHidden/>
            </w:rPr>
            <w:fldChar w:fldCharType="separate"/>
          </w:r>
          <w:ins w:id="8" w:author="Ernest, Morgan" w:date="2025-09-30T09:35:00Z" w16du:dateUtc="2025-09-30T13:35:00Z">
            <w:r w:rsidR="009B1582">
              <w:rPr>
                <w:noProof/>
                <w:webHidden/>
              </w:rPr>
              <w:t>8</w:t>
            </w:r>
          </w:ins>
          <w:del w:id="9" w:author="Ernest, Morgan" w:date="2025-09-30T09:35:00Z" w16du:dateUtc="2025-09-30T13:35:00Z">
            <w:r w:rsidDel="009B1582">
              <w:rPr>
                <w:noProof/>
                <w:webHidden/>
              </w:rPr>
              <w:delText>9</w:delText>
            </w:r>
          </w:del>
          <w:r>
            <w:rPr>
              <w:noProof/>
              <w:webHidden/>
            </w:rPr>
            <w:fldChar w:fldCharType="end"/>
          </w:r>
          <w:r>
            <w:rPr>
              <w:noProof/>
            </w:rPr>
            <w:fldChar w:fldCharType="end"/>
          </w:r>
        </w:p>
        <w:p w14:paraId="740960C1" w14:textId="0B3EEB62" w:rsidR="00AB4E75" w:rsidRDefault="00AB4E75">
          <w:pPr>
            <w:pStyle w:val="TOC2"/>
            <w:tabs>
              <w:tab w:val="right" w:leader="dot" w:pos="9350"/>
            </w:tabs>
            <w:rPr>
              <w:rFonts w:eastAsiaTheme="minorEastAsia"/>
              <w:b w:val="0"/>
              <w:bCs w:val="0"/>
              <w:noProof/>
              <w:kern w:val="2"/>
              <w:sz w:val="24"/>
              <w:szCs w:val="24"/>
              <w14:ligatures w14:val="standardContextual"/>
            </w:rPr>
          </w:pPr>
          <w:r>
            <w:rPr>
              <w:noProof/>
            </w:rPr>
            <w:fldChar w:fldCharType="begin"/>
          </w:r>
          <w:r>
            <w:rPr>
              <w:noProof/>
            </w:rPr>
            <w:instrText>HYPERLINK \l "_Toc209968489"</w:instrText>
          </w:r>
          <w:ins w:id="10" w:author="Ernest, Morgan" w:date="2025-09-30T09:35:00Z" w16du:dateUtc="2025-09-30T13:35:00Z">
            <w:r w:rsidR="009B1582">
              <w:rPr>
                <w:noProof/>
              </w:rPr>
            </w:r>
          </w:ins>
          <w:r>
            <w:rPr>
              <w:noProof/>
            </w:rPr>
            <w:fldChar w:fldCharType="separate"/>
          </w:r>
          <w:r w:rsidRPr="00B212CD">
            <w:rPr>
              <w:rStyle w:val="Hyperlink"/>
              <w:noProof/>
            </w:rPr>
            <w:t>Results</w:t>
          </w:r>
          <w:r>
            <w:rPr>
              <w:noProof/>
              <w:webHidden/>
            </w:rPr>
            <w:tab/>
          </w:r>
          <w:r>
            <w:rPr>
              <w:noProof/>
              <w:webHidden/>
            </w:rPr>
            <w:fldChar w:fldCharType="begin"/>
          </w:r>
          <w:r>
            <w:rPr>
              <w:noProof/>
              <w:webHidden/>
            </w:rPr>
            <w:instrText xml:space="preserve"> PAGEREF _Toc209968489 \h </w:instrText>
          </w:r>
          <w:r>
            <w:rPr>
              <w:noProof/>
              <w:webHidden/>
            </w:rPr>
          </w:r>
          <w:r>
            <w:rPr>
              <w:noProof/>
              <w:webHidden/>
            </w:rPr>
            <w:fldChar w:fldCharType="separate"/>
          </w:r>
          <w:ins w:id="11" w:author="Ernest, Morgan" w:date="2025-09-30T09:35:00Z" w16du:dateUtc="2025-09-30T13:35:00Z">
            <w:r w:rsidR="009B1582">
              <w:rPr>
                <w:noProof/>
                <w:webHidden/>
              </w:rPr>
              <w:t>9</w:t>
            </w:r>
          </w:ins>
          <w:del w:id="12" w:author="Ernest, Morgan" w:date="2025-09-30T09:35:00Z" w16du:dateUtc="2025-09-30T13:35:00Z">
            <w:r w:rsidDel="009B1582">
              <w:rPr>
                <w:noProof/>
                <w:webHidden/>
              </w:rPr>
              <w:delText>10</w:delText>
            </w:r>
          </w:del>
          <w:r>
            <w:rPr>
              <w:noProof/>
              <w:webHidden/>
            </w:rPr>
            <w:fldChar w:fldCharType="end"/>
          </w:r>
          <w:r>
            <w:rPr>
              <w:noProof/>
            </w:rPr>
            <w:fldChar w:fldCharType="end"/>
          </w:r>
        </w:p>
        <w:p w14:paraId="26D1CAAB" w14:textId="745F5C7A" w:rsidR="00AB4E75" w:rsidRDefault="00AB4E75">
          <w:pPr>
            <w:pStyle w:val="TOC3"/>
            <w:tabs>
              <w:tab w:val="right" w:leader="dot" w:pos="9350"/>
            </w:tabs>
            <w:rPr>
              <w:rFonts w:eastAsiaTheme="minorEastAsia"/>
              <w:noProof/>
              <w:kern w:val="2"/>
              <w:sz w:val="24"/>
              <w:szCs w:val="24"/>
              <w14:ligatures w14:val="standardContextual"/>
            </w:rPr>
          </w:pPr>
          <w:r>
            <w:rPr>
              <w:noProof/>
            </w:rPr>
            <w:fldChar w:fldCharType="begin"/>
          </w:r>
          <w:r>
            <w:rPr>
              <w:noProof/>
            </w:rPr>
            <w:instrText>HYPERLINK \l "_Toc209968490"</w:instrText>
          </w:r>
          <w:ins w:id="13" w:author="Ernest, Morgan" w:date="2025-09-30T09:35:00Z" w16du:dateUtc="2025-09-30T13:35:00Z">
            <w:r w:rsidR="009B1582">
              <w:rPr>
                <w:noProof/>
              </w:rPr>
            </w:r>
          </w:ins>
          <w:r>
            <w:rPr>
              <w:noProof/>
            </w:rPr>
            <w:fldChar w:fldCharType="separate"/>
          </w:r>
          <w:r w:rsidRPr="00B212CD">
            <w:rPr>
              <w:rStyle w:val="Hyperlink"/>
              <w:noProof/>
            </w:rPr>
            <w:t>Weather and Water Conditions</w:t>
          </w:r>
          <w:r>
            <w:rPr>
              <w:noProof/>
              <w:webHidden/>
            </w:rPr>
            <w:tab/>
          </w:r>
          <w:r>
            <w:rPr>
              <w:noProof/>
              <w:webHidden/>
            </w:rPr>
            <w:fldChar w:fldCharType="begin"/>
          </w:r>
          <w:r>
            <w:rPr>
              <w:noProof/>
              <w:webHidden/>
            </w:rPr>
            <w:instrText xml:space="preserve"> PAGEREF _Toc209968490 \h </w:instrText>
          </w:r>
          <w:r>
            <w:rPr>
              <w:noProof/>
              <w:webHidden/>
            </w:rPr>
          </w:r>
          <w:r>
            <w:rPr>
              <w:noProof/>
              <w:webHidden/>
            </w:rPr>
            <w:fldChar w:fldCharType="separate"/>
          </w:r>
          <w:ins w:id="14" w:author="Ernest, Morgan" w:date="2025-09-30T09:35:00Z" w16du:dateUtc="2025-09-30T13:35:00Z">
            <w:r w:rsidR="009B1582">
              <w:rPr>
                <w:noProof/>
                <w:webHidden/>
              </w:rPr>
              <w:t>9</w:t>
            </w:r>
          </w:ins>
          <w:del w:id="15" w:author="Ernest, Morgan" w:date="2025-09-30T09:35:00Z" w16du:dateUtc="2025-09-30T13:35:00Z">
            <w:r w:rsidDel="009B1582">
              <w:rPr>
                <w:noProof/>
                <w:webHidden/>
              </w:rPr>
              <w:delText>10</w:delText>
            </w:r>
          </w:del>
          <w:r>
            <w:rPr>
              <w:noProof/>
              <w:webHidden/>
            </w:rPr>
            <w:fldChar w:fldCharType="end"/>
          </w:r>
          <w:r>
            <w:rPr>
              <w:noProof/>
            </w:rPr>
            <w:fldChar w:fldCharType="end"/>
          </w:r>
        </w:p>
        <w:p w14:paraId="5958D404" w14:textId="0799F451" w:rsidR="00AB4E75" w:rsidRDefault="00AB4E75">
          <w:pPr>
            <w:pStyle w:val="TOC3"/>
            <w:tabs>
              <w:tab w:val="right" w:leader="dot" w:pos="9350"/>
            </w:tabs>
            <w:rPr>
              <w:rFonts w:eastAsiaTheme="minorEastAsia"/>
              <w:noProof/>
              <w:kern w:val="2"/>
              <w:sz w:val="24"/>
              <w:szCs w:val="24"/>
              <w14:ligatures w14:val="standardContextual"/>
            </w:rPr>
          </w:pPr>
          <w:r>
            <w:rPr>
              <w:noProof/>
            </w:rPr>
            <w:fldChar w:fldCharType="begin"/>
          </w:r>
          <w:r>
            <w:rPr>
              <w:noProof/>
            </w:rPr>
            <w:instrText>HYPERLINK \l "_Toc209968491"</w:instrText>
          </w:r>
          <w:ins w:id="16" w:author="Ernest, Morgan" w:date="2025-09-30T09:35:00Z" w16du:dateUtc="2025-09-30T13:35:00Z">
            <w:r w:rsidR="009B1582">
              <w:rPr>
                <w:noProof/>
              </w:rPr>
            </w:r>
          </w:ins>
          <w:r>
            <w:rPr>
              <w:noProof/>
            </w:rPr>
            <w:fldChar w:fldCharType="separate"/>
          </w:r>
          <w:r w:rsidRPr="00B212CD">
            <w:rPr>
              <w:rStyle w:val="Hyperlink"/>
              <w:noProof/>
            </w:rPr>
            <w:t>Nesting Effort and Success</w:t>
          </w:r>
          <w:r>
            <w:rPr>
              <w:noProof/>
              <w:webHidden/>
            </w:rPr>
            <w:tab/>
          </w:r>
          <w:r>
            <w:rPr>
              <w:noProof/>
              <w:webHidden/>
            </w:rPr>
            <w:fldChar w:fldCharType="begin"/>
          </w:r>
          <w:r>
            <w:rPr>
              <w:noProof/>
              <w:webHidden/>
            </w:rPr>
            <w:instrText xml:space="preserve"> PAGEREF _Toc209968491 \h </w:instrText>
          </w:r>
          <w:r>
            <w:rPr>
              <w:noProof/>
              <w:webHidden/>
            </w:rPr>
          </w:r>
          <w:r>
            <w:rPr>
              <w:noProof/>
              <w:webHidden/>
            </w:rPr>
            <w:fldChar w:fldCharType="separate"/>
          </w:r>
          <w:ins w:id="17" w:author="Ernest, Morgan" w:date="2025-09-30T09:35:00Z" w16du:dateUtc="2025-09-30T13:35:00Z">
            <w:r w:rsidR="009B1582">
              <w:rPr>
                <w:noProof/>
                <w:webHidden/>
              </w:rPr>
              <w:t>16</w:t>
            </w:r>
          </w:ins>
          <w:del w:id="18" w:author="Ernest, Morgan" w:date="2025-09-30T09:35:00Z" w16du:dateUtc="2025-09-30T13:35:00Z">
            <w:r w:rsidDel="009B1582">
              <w:rPr>
                <w:noProof/>
                <w:webHidden/>
              </w:rPr>
              <w:delText>20</w:delText>
            </w:r>
          </w:del>
          <w:r>
            <w:rPr>
              <w:noProof/>
              <w:webHidden/>
            </w:rPr>
            <w:fldChar w:fldCharType="end"/>
          </w:r>
          <w:r>
            <w:rPr>
              <w:noProof/>
            </w:rPr>
            <w:fldChar w:fldCharType="end"/>
          </w:r>
        </w:p>
        <w:p w14:paraId="3FCA8BBF" w14:textId="0FBAE8A9" w:rsidR="00AB4E75" w:rsidRDefault="00AB4E75">
          <w:pPr>
            <w:pStyle w:val="TOC2"/>
            <w:tabs>
              <w:tab w:val="right" w:leader="dot" w:pos="9350"/>
            </w:tabs>
            <w:rPr>
              <w:rFonts w:eastAsiaTheme="minorEastAsia"/>
              <w:b w:val="0"/>
              <w:bCs w:val="0"/>
              <w:noProof/>
              <w:kern w:val="2"/>
              <w:sz w:val="24"/>
              <w:szCs w:val="24"/>
              <w14:ligatures w14:val="standardContextual"/>
            </w:rPr>
          </w:pPr>
          <w:r>
            <w:rPr>
              <w:noProof/>
            </w:rPr>
            <w:fldChar w:fldCharType="begin"/>
          </w:r>
          <w:r>
            <w:rPr>
              <w:noProof/>
            </w:rPr>
            <w:instrText>HYPERLINK \l "_Toc209968492"</w:instrText>
          </w:r>
          <w:ins w:id="19" w:author="Ernest, Morgan" w:date="2025-09-30T09:35:00Z" w16du:dateUtc="2025-09-30T13:35:00Z">
            <w:r w:rsidR="009B1582">
              <w:rPr>
                <w:noProof/>
              </w:rPr>
            </w:r>
          </w:ins>
          <w:r>
            <w:rPr>
              <w:noProof/>
            </w:rPr>
            <w:fldChar w:fldCharType="separate"/>
          </w:r>
          <w:r w:rsidRPr="00B212CD">
            <w:rPr>
              <w:rStyle w:val="Hyperlink"/>
              <w:noProof/>
            </w:rPr>
            <w:t>Discussion</w:t>
          </w:r>
          <w:r>
            <w:rPr>
              <w:noProof/>
              <w:webHidden/>
            </w:rPr>
            <w:tab/>
          </w:r>
          <w:r>
            <w:rPr>
              <w:noProof/>
              <w:webHidden/>
            </w:rPr>
            <w:fldChar w:fldCharType="begin"/>
          </w:r>
          <w:r>
            <w:rPr>
              <w:noProof/>
              <w:webHidden/>
            </w:rPr>
            <w:instrText xml:space="preserve"> PAGEREF _Toc209968492 \h </w:instrText>
          </w:r>
          <w:r>
            <w:rPr>
              <w:noProof/>
              <w:webHidden/>
            </w:rPr>
          </w:r>
          <w:r>
            <w:rPr>
              <w:noProof/>
              <w:webHidden/>
            </w:rPr>
            <w:fldChar w:fldCharType="separate"/>
          </w:r>
          <w:ins w:id="20" w:author="Ernest, Morgan" w:date="2025-09-30T09:35:00Z" w16du:dateUtc="2025-09-30T13:35:00Z">
            <w:r w:rsidR="009B1582">
              <w:rPr>
                <w:noProof/>
                <w:webHidden/>
              </w:rPr>
              <w:t>27</w:t>
            </w:r>
          </w:ins>
          <w:del w:id="21" w:author="Ernest, Morgan" w:date="2025-09-30T09:35:00Z" w16du:dateUtc="2025-09-30T13:35:00Z">
            <w:r w:rsidDel="009B1582">
              <w:rPr>
                <w:noProof/>
                <w:webHidden/>
              </w:rPr>
              <w:delText>32</w:delText>
            </w:r>
          </w:del>
          <w:r>
            <w:rPr>
              <w:noProof/>
              <w:webHidden/>
            </w:rPr>
            <w:fldChar w:fldCharType="end"/>
          </w:r>
          <w:r>
            <w:rPr>
              <w:noProof/>
            </w:rPr>
            <w:fldChar w:fldCharType="end"/>
          </w:r>
        </w:p>
        <w:p w14:paraId="5860069C" w14:textId="155FCEF5" w:rsidR="00AB4E75" w:rsidRDefault="00AB4E75">
          <w:pPr>
            <w:pStyle w:val="TOC2"/>
            <w:tabs>
              <w:tab w:val="right" w:leader="dot" w:pos="9350"/>
            </w:tabs>
            <w:rPr>
              <w:rFonts w:eastAsiaTheme="minorEastAsia"/>
              <w:b w:val="0"/>
              <w:bCs w:val="0"/>
              <w:noProof/>
              <w:kern w:val="2"/>
              <w:sz w:val="24"/>
              <w:szCs w:val="24"/>
              <w14:ligatures w14:val="standardContextual"/>
            </w:rPr>
          </w:pPr>
          <w:r>
            <w:rPr>
              <w:noProof/>
            </w:rPr>
            <w:fldChar w:fldCharType="begin"/>
          </w:r>
          <w:r>
            <w:rPr>
              <w:noProof/>
            </w:rPr>
            <w:instrText>HYPERLINK \l "_Toc209968493"</w:instrText>
          </w:r>
          <w:ins w:id="22" w:author="Ernest, Morgan" w:date="2025-09-30T09:35:00Z" w16du:dateUtc="2025-09-30T13:35:00Z">
            <w:r w:rsidR="009B1582">
              <w:rPr>
                <w:noProof/>
              </w:rPr>
            </w:r>
          </w:ins>
          <w:r>
            <w:rPr>
              <w:noProof/>
            </w:rPr>
            <w:fldChar w:fldCharType="separate"/>
          </w:r>
          <w:r w:rsidRPr="00B212CD">
            <w:rPr>
              <w:rStyle w:val="Hyperlink"/>
              <w:noProof/>
            </w:rPr>
            <w:t>Progress towards Restoration</w:t>
          </w:r>
          <w:r>
            <w:rPr>
              <w:noProof/>
              <w:webHidden/>
            </w:rPr>
            <w:tab/>
          </w:r>
          <w:r>
            <w:rPr>
              <w:noProof/>
              <w:webHidden/>
            </w:rPr>
            <w:fldChar w:fldCharType="begin"/>
          </w:r>
          <w:r>
            <w:rPr>
              <w:noProof/>
              <w:webHidden/>
            </w:rPr>
            <w:instrText xml:space="preserve"> PAGEREF _Toc209968493 \h </w:instrText>
          </w:r>
          <w:r>
            <w:rPr>
              <w:noProof/>
              <w:webHidden/>
            </w:rPr>
          </w:r>
          <w:r>
            <w:rPr>
              <w:noProof/>
              <w:webHidden/>
            </w:rPr>
            <w:fldChar w:fldCharType="separate"/>
          </w:r>
          <w:ins w:id="23" w:author="Ernest, Morgan" w:date="2025-09-30T09:35:00Z" w16du:dateUtc="2025-09-30T13:35:00Z">
            <w:r w:rsidR="009B1582">
              <w:rPr>
                <w:noProof/>
                <w:webHidden/>
              </w:rPr>
              <w:t>29</w:t>
            </w:r>
          </w:ins>
          <w:del w:id="24" w:author="Ernest, Morgan" w:date="2025-09-30T09:35:00Z" w16du:dateUtc="2025-09-30T13:35:00Z">
            <w:r w:rsidDel="009B1582">
              <w:rPr>
                <w:noProof/>
                <w:webHidden/>
              </w:rPr>
              <w:delText>34</w:delText>
            </w:r>
          </w:del>
          <w:r>
            <w:rPr>
              <w:noProof/>
              <w:webHidden/>
            </w:rPr>
            <w:fldChar w:fldCharType="end"/>
          </w:r>
          <w:r>
            <w:rPr>
              <w:noProof/>
            </w:rPr>
            <w:fldChar w:fldCharType="end"/>
          </w:r>
        </w:p>
        <w:p w14:paraId="76EA81E9" w14:textId="66089155" w:rsidR="00AB4E75" w:rsidRDefault="00AB4E75">
          <w:pPr>
            <w:pStyle w:val="TOC3"/>
            <w:tabs>
              <w:tab w:val="right" w:leader="dot" w:pos="9350"/>
            </w:tabs>
            <w:rPr>
              <w:rFonts w:eastAsiaTheme="minorEastAsia"/>
              <w:noProof/>
              <w:kern w:val="2"/>
              <w:sz w:val="24"/>
              <w:szCs w:val="24"/>
              <w14:ligatures w14:val="standardContextual"/>
            </w:rPr>
          </w:pPr>
          <w:r>
            <w:rPr>
              <w:noProof/>
            </w:rPr>
            <w:fldChar w:fldCharType="begin"/>
          </w:r>
          <w:r>
            <w:rPr>
              <w:noProof/>
            </w:rPr>
            <w:instrText>HYPERLINK \l "_Toc209968494"</w:instrText>
          </w:r>
          <w:ins w:id="25" w:author="Ernest, Morgan" w:date="2025-09-30T09:35:00Z" w16du:dateUtc="2025-09-30T13:35:00Z">
            <w:r w:rsidR="009B1582">
              <w:rPr>
                <w:noProof/>
              </w:rPr>
            </w:r>
          </w:ins>
          <w:r>
            <w:rPr>
              <w:noProof/>
            </w:rPr>
            <w:fldChar w:fldCharType="separate"/>
          </w:r>
          <w:r w:rsidRPr="00B212CD">
            <w:rPr>
              <w:rStyle w:val="Hyperlink"/>
              <w:noProof/>
            </w:rPr>
            <w:t>Status of Wading Bird Recovery</w:t>
          </w:r>
          <w:r>
            <w:rPr>
              <w:noProof/>
              <w:webHidden/>
            </w:rPr>
            <w:tab/>
          </w:r>
          <w:r>
            <w:rPr>
              <w:noProof/>
              <w:webHidden/>
            </w:rPr>
            <w:fldChar w:fldCharType="begin"/>
          </w:r>
          <w:r>
            <w:rPr>
              <w:noProof/>
              <w:webHidden/>
            </w:rPr>
            <w:instrText xml:space="preserve"> PAGEREF _Toc209968494 \h </w:instrText>
          </w:r>
          <w:r>
            <w:rPr>
              <w:noProof/>
              <w:webHidden/>
            </w:rPr>
          </w:r>
          <w:r>
            <w:rPr>
              <w:noProof/>
              <w:webHidden/>
            </w:rPr>
            <w:fldChar w:fldCharType="separate"/>
          </w:r>
          <w:ins w:id="26" w:author="Ernest, Morgan" w:date="2025-09-30T09:35:00Z" w16du:dateUtc="2025-09-30T13:35:00Z">
            <w:r w:rsidR="009B1582">
              <w:rPr>
                <w:noProof/>
                <w:webHidden/>
              </w:rPr>
              <w:t>29</w:t>
            </w:r>
          </w:ins>
          <w:del w:id="27" w:author="Ernest, Morgan" w:date="2025-09-30T09:35:00Z" w16du:dateUtc="2025-09-30T13:35:00Z">
            <w:r w:rsidDel="009B1582">
              <w:rPr>
                <w:noProof/>
                <w:webHidden/>
              </w:rPr>
              <w:delText>34</w:delText>
            </w:r>
          </w:del>
          <w:r>
            <w:rPr>
              <w:noProof/>
              <w:webHidden/>
            </w:rPr>
            <w:fldChar w:fldCharType="end"/>
          </w:r>
          <w:r>
            <w:rPr>
              <w:noProof/>
            </w:rPr>
            <w:fldChar w:fldCharType="end"/>
          </w:r>
        </w:p>
        <w:p w14:paraId="1D86AF6C" w14:textId="05B3CBC0" w:rsidR="00AB4E75" w:rsidRDefault="00AB4E75">
          <w:pPr>
            <w:pStyle w:val="TOC3"/>
            <w:tabs>
              <w:tab w:val="right" w:leader="dot" w:pos="9350"/>
            </w:tabs>
            <w:rPr>
              <w:rFonts w:eastAsiaTheme="minorEastAsia"/>
              <w:noProof/>
              <w:kern w:val="2"/>
              <w:sz w:val="24"/>
              <w:szCs w:val="24"/>
              <w14:ligatures w14:val="standardContextual"/>
            </w:rPr>
          </w:pPr>
          <w:r>
            <w:rPr>
              <w:noProof/>
            </w:rPr>
            <w:fldChar w:fldCharType="begin"/>
          </w:r>
          <w:r>
            <w:rPr>
              <w:noProof/>
            </w:rPr>
            <w:instrText>HYPERLINK \l "_Toc209968495"</w:instrText>
          </w:r>
          <w:ins w:id="28" w:author="Ernest, Morgan" w:date="2025-09-30T09:35:00Z" w16du:dateUtc="2025-09-30T13:35:00Z">
            <w:r w:rsidR="009B1582">
              <w:rPr>
                <w:noProof/>
              </w:rPr>
            </w:r>
          </w:ins>
          <w:r>
            <w:rPr>
              <w:noProof/>
            </w:rPr>
            <w:fldChar w:fldCharType="separate"/>
          </w:r>
          <w:r w:rsidRPr="00B212CD">
            <w:rPr>
              <w:rStyle w:val="Hyperlink"/>
              <w:noProof/>
            </w:rPr>
            <w:t>Restoration Metrics</w:t>
          </w:r>
          <w:r>
            <w:rPr>
              <w:noProof/>
              <w:webHidden/>
            </w:rPr>
            <w:tab/>
          </w:r>
          <w:r>
            <w:rPr>
              <w:noProof/>
              <w:webHidden/>
            </w:rPr>
            <w:fldChar w:fldCharType="begin"/>
          </w:r>
          <w:r>
            <w:rPr>
              <w:noProof/>
              <w:webHidden/>
            </w:rPr>
            <w:instrText xml:space="preserve"> PAGEREF _Toc209968495 \h </w:instrText>
          </w:r>
          <w:r>
            <w:rPr>
              <w:noProof/>
              <w:webHidden/>
            </w:rPr>
          </w:r>
          <w:r>
            <w:rPr>
              <w:noProof/>
              <w:webHidden/>
            </w:rPr>
            <w:fldChar w:fldCharType="separate"/>
          </w:r>
          <w:ins w:id="29" w:author="Ernest, Morgan" w:date="2025-09-30T09:35:00Z" w16du:dateUtc="2025-09-30T13:35:00Z">
            <w:r w:rsidR="009B1582">
              <w:rPr>
                <w:noProof/>
                <w:webHidden/>
              </w:rPr>
              <w:t>30</w:t>
            </w:r>
          </w:ins>
          <w:del w:id="30" w:author="Ernest, Morgan" w:date="2025-09-30T09:35:00Z" w16du:dateUtc="2025-09-30T13:35:00Z">
            <w:r w:rsidDel="009B1582">
              <w:rPr>
                <w:noProof/>
                <w:webHidden/>
              </w:rPr>
              <w:delText>35</w:delText>
            </w:r>
          </w:del>
          <w:r>
            <w:rPr>
              <w:noProof/>
              <w:webHidden/>
            </w:rPr>
            <w:fldChar w:fldCharType="end"/>
          </w:r>
          <w:r>
            <w:rPr>
              <w:noProof/>
            </w:rPr>
            <w:fldChar w:fldCharType="end"/>
          </w:r>
        </w:p>
        <w:p w14:paraId="53048BBD" w14:textId="6D1C07D7" w:rsidR="00AB4E75" w:rsidRDefault="00AB4E75">
          <w:pPr>
            <w:pStyle w:val="TOC3"/>
            <w:tabs>
              <w:tab w:val="right" w:leader="dot" w:pos="9350"/>
            </w:tabs>
            <w:rPr>
              <w:rFonts w:eastAsiaTheme="minorEastAsia"/>
              <w:noProof/>
              <w:kern w:val="2"/>
              <w:sz w:val="24"/>
              <w:szCs w:val="24"/>
              <w14:ligatures w14:val="standardContextual"/>
            </w:rPr>
          </w:pPr>
          <w:r>
            <w:rPr>
              <w:noProof/>
            </w:rPr>
            <w:fldChar w:fldCharType="begin"/>
          </w:r>
          <w:r>
            <w:rPr>
              <w:noProof/>
            </w:rPr>
            <w:instrText>HYPERLINK \l "_Toc209968496"</w:instrText>
          </w:r>
          <w:ins w:id="31" w:author="Ernest, Morgan" w:date="2025-09-30T09:35:00Z" w16du:dateUtc="2025-09-30T13:35:00Z">
            <w:r w:rsidR="009B1582">
              <w:rPr>
                <w:noProof/>
              </w:rPr>
            </w:r>
          </w:ins>
          <w:r>
            <w:rPr>
              <w:noProof/>
            </w:rPr>
            <w:fldChar w:fldCharType="separate"/>
          </w:r>
          <w:r w:rsidRPr="00B212CD">
            <w:rPr>
              <w:rStyle w:val="Hyperlink"/>
              <w:noProof/>
            </w:rPr>
            <w:t>Restoration Discussion</w:t>
          </w:r>
          <w:r>
            <w:rPr>
              <w:noProof/>
              <w:webHidden/>
            </w:rPr>
            <w:tab/>
          </w:r>
          <w:r>
            <w:rPr>
              <w:noProof/>
              <w:webHidden/>
            </w:rPr>
            <w:fldChar w:fldCharType="begin"/>
          </w:r>
          <w:r>
            <w:rPr>
              <w:noProof/>
              <w:webHidden/>
            </w:rPr>
            <w:instrText xml:space="preserve"> PAGEREF _Toc209968496 \h </w:instrText>
          </w:r>
          <w:r>
            <w:rPr>
              <w:noProof/>
              <w:webHidden/>
            </w:rPr>
          </w:r>
          <w:r>
            <w:rPr>
              <w:noProof/>
              <w:webHidden/>
            </w:rPr>
            <w:fldChar w:fldCharType="separate"/>
          </w:r>
          <w:ins w:id="32" w:author="Ernest, Morgan" w:date="2025-09-30T09:35:00Z" w16du:dateUtc="2025-09-30T13:35:00Z">
            <w:r w:rsidR="009B1582">
              <w:rPr>
                <w:noProof/>
                <w:webHidden/>
              </w:rPr>
              <w:t>34</w:t>
            </w:r>
          </w:ins>
          <w:del w:id="33" w:author="Ernest, Morgan" w:date="2025-09-30T09:35:00Z" w16du:dateUtc="2025-09-30T13:35:00Z">
            <w:r w:rsidDel="009B1582">
              <w:rPr>
                <w:noProof/>
                <w:webHidden/>
              </w:rPr>
              <w:delText>37</w:delText>
            </w:r>
          </w:del>
          <w:r>
            <w:rPr>
              <w:noProof/>
              <w:webHidden/>
            </w:rPr>
            <w:fldChar w:fldCharType="end"/>
          </w:r>
          <w:r>
            <w:rPr>
              <w:noProof/>
            </w:rPr>
            <w:fldChar w:fldCharType="end"/>
          </w:r>
        </w:p>
        <w:p w14:paraId="7071B2C4" w14:textId="6AC6FCD5" w:rsidR="00AB4E75" w:rsidRDefault="00AB4E75">
          <w:pPr>
            <w:pStyle w:val="TOC2"/>
            <w:tabs>
              <w:tab w:val="right" w:leader="dot" w:pos="9350"/>
            </w:tabs>
            <w:rPr>
              <w:rFonts w:eastAsiaTheme="minorEastAsia"/>
              <w:b w:val="0"/>
              <w:bCs w:val="0"/>
              <w:noProof/>
              <w:kern w:val="2"/>
              <w:sz w:val="24"/>
              <w:szCs w:val="24"/>
              <w14:ligatures w14:val="standardContextual"/>
            </w:rPr>
          </w:pPr>
          <w:r>
            <w:rPr>
              <w:noProof/>
            </w:rPr>
            <w:fldChar w:fldCharType="begin"/>
          </w:r>
          <w:r>
            <w:rPr>
              <w:noProof/>
            </w:rPr>
            <w:instrText>HYPERLINK \l "_Toc209968497"</w:instrText>
          </w:r>
          <w:ins w:id="34" w:author="Ernest, Morgan" w:date="2025-09-30T09:35:00Z" w16du:dateUtc="2025-09-30T13:35:00Z">
            <w:r w:rsidR="009B1582">
              <w:rPr>
                <w:noProof/>
              </w:rPr>
            </w:r>
          </w:ins>
          <w:r>
            <w:rPr>
              <w:noProof/>
            </w:rPr>
            <w:fldChar w:fldCharType="separate"/>
          </w:r>
          <w:r w:rsidRPr="00B212CD">
            <w:rPr>
              <w:rStyle w:val="Hyperlink"/>
              <w:noProof/>
            </w:rPr>
            <w:t>Literature Cited</w:t>
          </w:r>
          <w:r>
            <w:rPr>
              <w:noProof/>
              <w:webHidden/>
            </w:rPr>
            <w:tab/>
          </w:r>
          <w:r>
            <w:rPr>
              <w:noProof/>
              <w:webHidden/>
            </w:rPr>
            <w:fldChar w:fldCharType="begin"/>
          </w:r>
          <w:r>
            <w:rPr>
              <w:noProof/>
              <w:webHidden/>
            </w:rPr>
            <w:instrText xml:space="preserve"> PAGEREF _Toc209968497 \h </w:instrText>
          </w:r>
          <w:r>
            <w:rPr>
              <w:noProof/>
              <w:webHidden/>
            </w:rPr>
          </w:r>
          <w:r>
            <w:rPr>
              <w:noProof/>
              <w:webHidden/>
            </w:rPr>
            <w:fldChar w:fldCharType="separate"/>
          </w:r>
          <w:ins w:id="35" w:author="Ernest, Morgan" w:date="2025-09-30T09:35:00Z" w16du:dateUtc="2025-09-30T13:35:00Z">
            <w:r w:rsidR="009B1582">
              <w:rPr>
                <w:noProof/>
                <w:webHidden/>
              </w:rPr>
              <w:t>38</w:t>
            </w:r>
          </w:ins>
          <w:del w:id="36" w:author="Ernest, Morgan" w:date="2025-09-30T09:35:00Z" w16du:dateUtc="2025-09-30T13:35:00Z">
            <w:r w:rsidDel="009B1582">
              <w:rPr>
                <w:noProof/>
                <w:webHidden/>
              </w:rPr>
              <w:delText>46</w:delText>
            </w:r>
          </w:del>
          <w:r>
            <w:rPr>
              <w:noProof/>
              <w:webHidden/>
            </w:rPr>
            <w:fldChar w:fldCharType="end"/>
          </w:r>
          <w:r>
            <w:rPr>
              <w:noProof/>
            </w:rPr>
            <w:fldChar w:fldCharType="end"/>
          </w:r>
        </w:p>
        <w:p w14:paraId="54E3F2A0" w14:textId="55B6E916" w:rsidR="00AB4E75" w:rsidRDefault="00AB4E75">
          <w:pPr>
            <w:pStyle w:val="TOC2"/>
            <w:tabs>
              <w:tab w:val="right" w:leader="dot" w:pos="9350"/>
            </w:tabs>
            <w:rPr>
              <w:rFonts w:eastAsiaTheme="minorEastAsia"/>
              <w:b w:val="0"/>
              <w:bCs w:val="0"/>
              <w:noProof/>
              <w:kern w:val="2"/>
              <w:sz w:val="24"/>
              <w:szCs w:val="24"/>
              <w14:ligatures w14:val="standardContextual"/>
            </w:rPr>
          </w:pPr>
          <w:r>
            <w:rPr>
              <w:noProof/>
            </w:rPr>
            <w:fldChar w:fldCharType="begin"/>
          </w:r>
          <w:r>
            <w:rPr>
              <w:noProof/>
            </w:rPr>
            <w:instrText>HYPERLINK \l "_Toc209968498"</w:instrText>
          </w:r>
          <w:ins w:id="37" w:author="Ernest, Morgan" w:date="2025-09-30T09:35:00Z" w16du:dateUtc="2025-09-30T13:35:00Z">
            <w:r w:rsidR="009B1582">
              <w:rPr>
                <w:noProof/>
              </w:rPr>
            </w:r>
          </w:ins>
          <w:r>
            <w:rPr>
              <w:noProof/>
            </w:rPr>
            <w:fldChar w:fldCharType="separate"/>
          </w:r>
          <w:r w:rsidRPr="00B212CD">
            <w:rPr>
              <w:rStyle w:val="Hyperlink"/>
              <w:noProof/>
            </w:rPr>
            <w:t>Appendix</w:t>
          </w:r>
          <w:r>
            <w:rPr>
              <w:noProof/>
              <w:webHidden/>
            </w:rPr>
            <w:tab/>
          </w:r>
          <w:r>
            <w:rPr>
              <w:noProof/>
              <w:webHidden/>
            </w:rPr>
            <w:fldChar w:fldCharType="begin"/>
          </w:r>
          <w:r>
            <w:rPr>
              <w:noProof/>
              <w:webHidden/>
            </w:rPr>
            <w:instrText xml:space="preserve"> PAGEREF _Toc209968498 \h </w:instrText>
          </w:r>
          <w:r>
            <w:rPr>
              <w:noProof/>
              <w:webHidden/>
            </w:rPr>
          </w:r>
          <w:r>
            <w:rPr>
              <w:noProof/>
              <w:webHidden/>
            </w:rPr>
            <w:fldChar w:fldCharType="separate"/>
          </w:r>
          <w:ins w:id="38" w:author="Ernest, Morgan" w:date="2025-09-30T09:35:00Z" w16du:dateUtc="2025-09-30T13:35:00Z">
            <w:r w:rsidR="009B1582">
              <w:rPr>
                <w:noProof/>
                <w:webHidden/>
              </w:rPr>
              <w:t>40</w:t>
            </w:r>
          </w:ins>
          <w:del w:id="39" w:author="Ernest, Morgan" w:date="2025-09-30T09:35:00Z" w16du:dateUtc="2025-09-30T13:35:00Z">
            <w:r w:rsidDel="009B1582">
              <w:rPr>
                <w:noProof/>
                <w:webHidden/>
              </w:rPr>
              <w:delText>48</w:delText>
            </w:r>
          </w:del>
          <w:r>
            <w:rPr>
              <w:noProof/>
              <w:webHidden/>
            </w:rPr>
            <w:fldChar w:fldCharType="end"/>
          </w:r>
          <w:r>
            <w:rPr>
              <w:noProof/>
            </w:rPr>
            <w:fldChar w:fldCharType="end"/>
          </w:r>
        </w:p>
        <w:p w14:paraId="3CB9A797" w14:textId="47DFD3D8" w:rsidR="007D34B9" w:rsidRDefault="00000000">
          <w:r>
            <w:fldChar w:fldCharType="end"/>
          </w:r>
        </w:p>
      </w:sdtContent>
    </w:sdt>
    <w:p w14:paraId="395F326F" w14:textId="77777777" w:rsidR="007D34B9" w:rsidRDefault="00000000" w:rsidP="00723A4D">
      <w:pPr>
        <w:pStyle w:val="FirstParagraph"/>
      </w:pPr>
      <w:r>
        <w:t xml:space="preserve">Dr. Morgan Ernest </w:t>
      </w:r>
      <w:hyperlink r:id="rId7">
        <w:r w:rsidR="007D34B9">
          <w:rPr>
            <w:rStyle w:val="Hyperlink"/>
          </w:rPr>
          <w:t>skmorgane@ufl.edu</w:t>
        </w:r>
      </w:hyperlink>
    </w:p>
    <w:p w14:paraId="141E995A" w14:textId="77777777" w:rsidR="007D34B9" w:rsidRDefault="00000000" w:rsidP="00723A4D">
      <w:pPr>
        <w:pStyle w:val="BodyText"/>
      </w:pPr>
      <w:r>
        <w:t xml:space="preserve">Michael Rickershauser </w:t>
      </w:r>
      <w:hyperlink r:id="rId8">
        <w:r w:rsidR="007D34B9">
          <w:rPr>
            <w:rStyle w:val="Hyperlink"/>
          </w:rPr>
          <w:t>m.rickershauser@ufl.edu</w:t>
        </w:r>
      </w:hyperlink>
    </w:p>
    <w:p w14:paraId="74EDE10B" w14:textId="77777777" w:rsidR="007D34B9" w:rsidRDefault="00000000" w:rsidP="00723A4D">
      <w:pPr>
        <w:pStyle w:val="BodyText"/>
      </w:pPr>
      <w:r>
        <w:t>Dept. Wildlife Ecology and Conservation P.O. Box 110430, University of Florida, Gainesville, FL, 32611</w:t>
      </w:r>
    </w:p>
    <w:p w14:paraId="64DF4A8C" w14:textId="77777777" w:rsidR="007D34B9" w:rsidRDefault="00000000">
      <w:r>
        <w:br w:type="page"/>
      </w:r>
    </w:p>
    <w:p w14:paraId="653BB7BF" w14:textId="77777777" w:rsidR="007D34B9" w:rsidRDefault="00000000">
      <w:pPr>
        <w:pStyle w:val="Heading2"/>
      </w:pPr>
      <w:bookmarkStart w:id="40" w:name="_Toc209968482"/>
      <w:bookmarkStart w:id="41" w:name="abbreviations"/>
      <w:r>
        <w:lastRenderedPageBreak/>
        <w:t>Abbreviations</w:t>
      </w:r>
      <w:bookmarkEnd w:id="40"/>
    </w:p>
    <w:p w14:paraId="3F0500E4" w14:textId="77777777" w:rsidR="007D34B9" w:rsidRDefault="00000000" w:rsidP="00723A4D">
      <w:pPr>
        <w:pStyle w:val="FirstParagraph"/>
      </w:pPr>
      <w:r>
        <w:t>CERP- Comprehensive Everglades Restoration Plan</w:t>
      </w:r>
    </w:p>
    <w:p w14:paraId="3DFFF0E3" w14:textId="77777777" w:rsidR="007D34B9" w:rsidRDefault="00000000" w:rsidP="00723A4D">
      <w:pPr>
        <w:pStyle w:val="BodyText"/>
      </w:pPr>
      <w:r>
        <w:t>ENP-Everglades National Park</w:t>
      </w:r>
    </w:p>
    <w:p w14:paraId="1EC907F0" w14:textId="77777777" w:rsidR="007D34B9" w:rsidRDefault="00000000" w:rsidP="00723A4D">
      <w:pPr>
        <w:pStyle w:val="BodyText"/>
      </w:pPr>
      <w:r>
        <w:t>WCA-Water Conservation Area</w:t>
      </w:r>
    </w:p>
    <w:p w14:paraId="21424301" w14:textId="77777777" w:rsidR="007D34B9" w:rsidRDefault="00000000" w:rsidP="00723A4D">
      <w:pPr>
        <w:pStyle w:val="BodyText"/>
      </w:pPr>
      <w:r>
        <w:t>LOX-Loxahatchee National Wildlife Refuge</w:t>
      </w:r>
    </w:p>
    <w:p w14:paraId="0611356A" w14:textId="77777777" w:rsidR="007D34B9" w:rsidRDefault="00000000" w:rsidP="00723A4D">
      <w:pPr>
        <w:pStyle w:val="BodyText"/>
      </w:pPr>
      <w:r>
        <w:t>UAV-Unmanned Aerial Vehicle</w:t>
      </w:r>
    </w:p>
    <w:p w14:paraId="5D3AD1E3" w14:textId="77777777" w:rsidR="007D34B9" w:rsidRDefault="00000000" w:rsidP="00723A4D">
      <w:pPr>
        <w:pStyle w:val="BodyText"/>
      </w:pPr>
      <w:r>
        <w:t>GREG-Great Egret</w:t>
      </w:r>
    </w:p>
    <w:p w14:paraId="3492DC04" w14:textId="77777777" w:rsidR="007D34B9" w:rsidRDefault="00000000" w:rsidP="00723A4D">
      <w:pPr>
        <w:pStyle w:val="BodyText"/>
      </w:pPr>
      <w:r>
        <w:t>WOST-Wood Stork</w:t>
      </w:r>
    </w:p>
    <w:p w14:paraId="010F442C" w14:textId="77777777" w:rsidR="007D34B9" w:rsidRDefault="00000000" w:rsidP="00723A4D">
      <w:pPr>
        <w:pStyle w:val="BodyText"/>
      </w:pPr>
      <w:r>
        <w:t>TRHE-Tricolored Heron</w:t>
      </w:r>
    </w:p>
    <w:p w14:paraId="41B700BC" w14:textId="77777777" w:rsidR="007D34B9" w:rsidRDefault="00000000" w:rsidP="00723A4D">
      <w:pPr>
        <w:pStyle w:val="BodyText"/>
      </w:pPr>
      <w:r>
        <w:t>LBHE-Little Blue Heron</w:t>
      </w:r>
    </w:p>
    <w:p w14:paraId="24A40158" w14:textId="77777777" w:rsidR="007D34B9" w:rsidRDefault="00000000" w:rsidP="00723A4D">
      <w:pPr>
        <w:pStyle w:val="BodyText"/>
      </w:pPr>
      <w:r>
        <w:t>ROSP-Roseate Spoonbill</w:t>
      </w:r>
    </w:p>
    <w:p w14:paraId="42D45221" w14:textId="77777777" w:rsidR="007D34B9" w:rsidRDefault="00000000" w:rsidP="00723A4D">
      <w:pPr>
        <w:pStyle w:val="BodyText"/>
      </w:pPr>
      <w:r>
        <w:t>WHIB-White Ibis</w:t>
      </w:r>
    </w:p>
    <w:p w14:paraId="665F8890" w14:textId="77777777" w:rsidR="007D34B9" w:rsidRDefault="00000000" w:rsidP="00723A4D">
      <w:pPr>
        <w:pStyle w:val="BodyText"/>
      </w:pPr>
      <w:r>
        <w:t>BCNH-Black Crowned Night Heron</w:t>
      </w:r>
    </w:p>
    <w:p w14:paraId="7A06EE93" w14:textId="77777777" w:rsidR="007D34B9" w:rsidRDefault="00000000">
      <w:r>
        <w:br w:type="page"/>
      </w:r>
    </w:p>
    <w:p w14:paraId="76FB7DAD" w14:textId="77777777" w:rsidR="007D34B9" w:rsidRDefault="00000000">
      <w:pPr>
        <w:pStyle w:val="Heading2"/>
      </w:pPr>
      <w:bookmarkStart w:id="42" w:name="_Toc209968483"/>
      <w:bookmarkStart w:id="43" w:name="executive-summary"/>
      <w:bookmarkEnd w:id="41"/>
      <w:r>
        <w:lastRenderedPageBreak/>
        <w:t>Executive Summary</w:t>
      </w:r>
      <w:bookmarkEnd w:id="42"/>
    </w:p>
    <w:p w14:paraId="76385F8D" w14:textId="77777777" w:rsidR="009B1582" w:rsidRDefault="00000000" w:rsidP="00723A4D">
      <w:pPr>
        <w:pStyle w:val="FirstParagraph"/>
        <w:rPr>
          <w:ins w:id="44" w:author="Ernest, Morgan" w:date="2025-09-30T09:36:00Z" w16du:dateUtc="2025-09-30T13:36:00Z"/>
        </w:rPr>
      </w:pPr>
      <w:r>
        <w:t>The numbers of breeding pairs of wading birds in the Everglades and their reproductive success measures reflect hydrological and biotic conditions in the Everglades. These relationships are strong enough that wading birds have been chosen as important indicator species for the progress of Everglades restoration, and explicit predictions about specific species and their reproductive responses have been expressed as a series of trophic hypotheses. Here, we report on reproduction by wading birds along with the environmental conditions present during the 2025 breeding season.</w:t>
      </w:r>
    </w:p>
    <w:p w14:paraId="2B359E12" w14:textId="77777777" w:rsidR="009B1582" w:rsidRDefault="00000000" w:rsidP="00723A4D">
      <w:pPr>
        <w:pStyle w:val="FirstParagraph"/>
        <w:rPr>
          <w:ins w:id="45" w:author="Ernest, Morgan" w:date="2025-09-30T09:37:00Z" w16du:dateUtc="2025-09-30T13:37:00Z"/>
        </w:rPr>
      </w:pPr>
      <w:r>
        <w:t xml:space="preserve"> </w:t>
      </w:r>
      <w:ins w:id="46" w:author="Ernest, Morgan" w:date="2025-09-29T09:54:00Z" w16du:dateUtc="2025-09-29T13:54:00Z">
        <w:r w:rsidR="00A03E4E">
          <w:t>High water levels at the end of the 2024 dry season and average rainfall during the summer months combined to produce high water</w:t>
        </w:r>
      </w:ins>
      <w:ins w:id="47" w:author="Ernest, Morgan" w:date="2025-09-29T09:55:00Z" w16du:dateUtc="2025-09-29T13:55:00Z">
        <w:r w:rsidR="00A03E4E">
          <w:t xml:space="preserve"> depth</w:t>
        </w:r>
      </w:ins>
      <w:ins w:id="48" w:author="Ernest, Morgan" w:date="2025-09-29T09:54:00Z" w16du:dateUtc="2025-09-29T13:54:00Z">
        <w:r w:rsidR="00A03E4E">
          <w:t xml:space="preserve"> leading up to the 2025 breeding season. </w:t>
        </w:r>
      </w:ins>
      <w:del w:id="49" w:author="Ernest, Morgan" w:date="2025-09-29T09:54:00Z" w16du:dateUtc="2025-09-29T13:54:00Z">
        <w:r w:rsidDel="00A03E4E">
          <w:delText>The 2025 season began with considerably low water levels throughout the system</w:delText>
        </w:r>
      </w:del>
      <w:del w:id="50" w:author="Ernest, Morgan" w:date="2025-09-29T09:53:00Z" w16du:dateUtc="2025-09-29T13:53:00Z">
        <w:r w:rsidDel="00A03E4E">
          <w:delText>. H</w:delText>
        </w:r>
      </w:del>
      <w:del w:id="51" w:author="Ernest, Morgan" w:date="2025-09-29T09:54:00Z" w16du:dateUtc="2025-09-29T13:54:00Z">
        <w:r w:rsidDel="00A03E4E">
          <w:delText>igh water levels at the end of the prior dry season</w:delText>
        </w:r>
      </w:del>
      <w:del w:id="52" w:author="Ernest, Morgan" w:date="2025-09-29T09:53:00Z" w16du:dateUtc="2025-09-29T13:53:00Z">
        <w:r w:rsidDel="00A03E4E">
          <w:delText xml:space="preserve"> </w:delText>
        </w:r>
      </w:del>
      <w:del w:id="53" w:author="Ernest, Morgan" w:date="2025-09-29T09:54:00Z" w16du:dateUtc="2025-09-29T13:54:00Z">
        <w:r w:rsidDel="00A03E4E">
          <w:delText xml:space="preserve">combined with average rainfall in the </w:delText>
        </w:r>
      </w:del>
      <w:del w:id="54" w:author="Ernest, Morgan" w:date="2025-09-29T09:53:00Z" w16du:dateUtc="2025-09-29T13:53:00Z">
        <w:r w:rsidDel="00A03E4E">
          <w:delText xml:space="preserve">winter </w:delText>
        </w:r>
      </w:del>
      <w:del w:id="55" w:author="Ernest, Morgan" w:date="2025-09-29T09:54:00Z" w16du:dateUtc="2025-09-29T13:54:00Z">
        <w:r w:rsidDel="00A03E4E">
          <w:delText xml:space="preserve">months resulted in what appeared to be another wet breeding season. </w:delText>
        </w:r>
      </w:del>
      <w:r>
        <w:t>However, an exceptionally rapid draw down, combined with a lack of reversals, resulted in well below average water levels by the time nesting began. This slightly delayed nesting for some wading birds and resulted in high abandonment among WOST, but otherwise overall nest success was up across all species.</w:t>
      </w:r>
    </w:p>
    <w:p w14:paraId="291154DA" w14:textId="71F97C5B" w:rsidR="007D34B9" w:rsidRDefault="00000000" w:rsidP="00723A4D">
      <w:pPr>
        <w:pStyle w:val="FirstParagraph"/>
      </w:pPr>
      <w:r>
        <w:t xml:space="preserve"> In 2025, a total of 34278 wading bird nests (not including </w:t>
      </w:r>
      <w:proofErr w:type="spellStart"/>
      <w:r>
        <w:t>Anhingas</w:t>
      </w:r>
      <w:proofErr w:type="spellEnd"/>
      <w:r>
        <w:t>) were initiated at colonies within WCA 1, WCA 2, and WCA 3. Wood Stork nests were slightly below average but experienced a large increase from last year (321 nests in Hidden, 223 in Jetport New, 158 in Jetport). More than half of Wood Storks nested in southwest WCA 3. This was a notable change from previous years, with the majority WOST typically nesting further south in ENP. Although Wood Storks did initiate nesting, there was upwards of 50% nest abandonment in late March/early April, most likely due to very low water levels. Because Wood Storks only nested in tall trees this year, ground-based nest monitoring was not feasible. Using weekly drone surveys (funded by a different project)</w:t>
      </w:r>
      <w:del w:id="56" w:author="Ernest, Morgan" w:date="2025-09-30T09:38:00Z" w16du:dateUtc="2025-09-30T13:38:00Z">
        <w:r w:rsidDel="009B1582">
          <w:delText xml:space="preserve"> to monitor Wood Stork nests</w:delText>
        </w:r>
      </w:del>
      <w:r>
        <w:t xml:space="preserve">, we estimated that 33% of the nests remaining after the large abandonment event fledged at least one chick. Roseate Spoonbills continued nesting in many colonies throughout the WCAs, but with fewer nests overall (228 nests). The largest number of </w:t>
      </w:r>
      <w:ins w:id="57" w:author="Ernest, Morgan" w:date="2025-09-29T09:57:00Z" w16du:dateUtc="2025-09-29T13:57:00Z">
        <w:r w:rsidR="00A03E4E">
          <w:t xml:space="preserve">Roseate Spoonbill </w:t>
        </w:r>
      </w:ins>
      <w:r>
        <w:t xml:space="preserve">nests occurred at 6th Bridge (83) and Alley North (47). Roseate Spoonbill nest success was above average, with 64.92% of nests observed fledging at least one chick. While White Ibis nesting effort (19922 nests) and overall success (37.48%) continue to be below the 10-year average, they are up in </w:t>
      </w:r>
      <w:proofErr w:type="gramStart"/>
      <w:r>
        <w:t>relation</w:t>
      </w:r>
      <w:proofErr w:type="gramEnd"/>
      <w:r>
        <w:t xml:space="preserve"> to recent years. Great Egret nesting effort (7521 nests) and overall success (76.47%) increased greatly in comparison to both the long-term averages and more recent years. Little Blue Heron and Tri-colored Heron colonies were monitored from standardized ground surveys in WCA 3. While there has been a recent increasing trend of Tri-colored and Little Blue Herons in small colonies, both heron species followed the overall trend of decreased nesting in 2025 (62 and 183 nesting pairs, respectively). Black Crowned Night Herons (1374 pairs) were also observed in 2025, a tremendous increase from last year and continues a recent cyclical trend of high and low years. We monitored reproductive success of all species present at 7 colonies in WCA 3 (6th Bridge, Cypress City, Hidden, Jetport, Jetport New, Little A, Vacation) and for Wood Storks (using drone flights) at Jetport and Jetport New. </w:t>
      </w:r>
      <w:del w:id="58" w:author="Ernest, Morgan" w:date="2025-09-30T09:41:00Z" w16du:dateUtc="2025-09-30T13:41:00Z">
        <w:r w:rsidDel="00602217">
          <w:delText xml:space="preserve">While both nest numbers and overall success varied across most species in 2025, it is well above what was anticipated given early-season </w:delText>
        </w:r>
      </w:del>
      <w:del w:id="59" w:author="Ernest, Morgan" w:date="2025-09-29T09:59:00Z" w16du:dateUtc="2025-09-29T13:59:00Z">
        <w:r w:rsidDel="00A03E4E">
          <w:delText>conditions</w:delText>
        </w:r>
      </w:del>
      <w:del w:id="60" w:author="Ernest, Morgan" w:date="2025-09-30T09:41:00Z" w16du:dateUtc="2025-09-30T13:41:00Z">
        <w:r w:rsidDel="00602217">
          <w:delText xml:space="preserve">. </w:delText>
        </w:r>
      </w:del>
      <w:ins w:id="61" w:author="Ernest, Morgan" w:date="2025-09-29T09:59:00Z" w16du:dateUtc="2025-09-29T13:59:00Z">
        <w:r w:rsidR="00A03E4E">
          <w:t xml:space="preserve">We should note, </w:t>
        </w:r>
      </w:ins>
      <w:ins w:id="62" w:author="Ernest, Morgan" w:date="2025-09-29T10:00:00Z" w16du:dateUtc="2025-09-29T14:00:00Z">
        <w:r w:rsidR="00A03E4E">
          <w:t xml:space="preserve">that </w:t>
        </w:r>
      </w:ins>
      <w:del w:id="63" w:author="Ernest, Morgan" w:date="2025-09-29T10:00:00Z" w16du:dateUtc="2025-09-29T14:00:00Z">
        <w:r w:rsidDel="00A03E4E">
          <w:delText>Additionally,</w:delText>
        </w:r>
      </w:del>
      <w:ins w:id="64" w:author="Ernest, Morgan" w:date="2025-09-29T10:00:00Z" w16du:dateUtc="2025-09-29T14:00:00Z">
        <w:r w:rsidR="00A03E4E">
          <w:t xml:space="preserve">low water depths caused us to lose access to </w:t>
        </w:r>
      </w:ins>
      <w:del w:id="65" w:author="Ernest, Morgan" w:date="2025-09-29T10:00:00Z" w16du:dateUtc="2025-09-29T14:00:00Z">
        <w:r w:rsidDel="00A03E4E">
          <w:delText xml:space="preserve"> access to </w:delText>
        </w:r>
      </w:del>
      <w:r>
        <w:t xml:space="preserve">some colonies </w:t>
      </w:r>
      <w:del w:id="66" w:author="Ernest, Morgan" w:date="2025-09-29T10:00:00Z" w16du:dateUtc="2025-09-29T14:00:00Z">
        <w:r w:rsidDel="00A03E4E">
          <w:delText xml:space="preserve">was lost since navigation became prohibitively challenging </w:delText>
        </w:r>
      </w:del>
      <w:r>
        <w:t xml:space="preserve">as water levels continued to drop. As a result, overall nest success for some species was indeterminable at 6th Bridge, with post-fledgling fate uncertain at others. Nesting activity continued however, as observed via aerial surveys, and so it is believed nest success was roughly equal to that observed at </w:t>
      </w:r>
      <w:del w:id="67" w:author="Ernest, Morgan" w:date="2025-09-29T10:01:00Z" w16du:dateUtc="2025-09-29T14:01:00Z">
        <w:r w:rsidDel="00723A4D">
          <w:delText xml:space="preserve">other </w:delText>
        </w:r>
      </w:del>
      <w:ins w:id="68" w:author="Ernest, Morgan" w:date="2025-09-29T10:01:00Z" w16du:dateUtc="2025-09-29T14:01:00Z">
        <w:r w:rsidR="00723A4D">
          <w:t xml:space="preserve">accessible </w:t>
        </w:r>
      </w:ins>
      <w:r>
        <w:t>colonies.</w:t>
      </w:r>
    </w:p>
    <w:p w14:paraId="18F1048B" w14:textId="77777777" w:rsidR="007D34B9" w:rsidRDefault="00000000">
      <w:pPr>
        <w:pStyle w:val="Heading2"/>
      </w:pPr>
      <w:bookmarkStart w:id="69" w:name="_Toc209968484"/>
      <w:bookmarkStart w:id="70" w:name="introduction-and-background"/>
      <w:bookmarkEnd w:id="43"/>
      <w:r>
        <w:lastRenderedPageBreak/>
        <w:t>Introduction and Background</w:t>
      </w:r>
      <w:bookmarkEnd w:id="69"/>
    </w:p>
    <w:p w14:paraId="63E12CE0" w14:textId="77777777" w:rsidR="00602217" w:rsidRDefault="00000000" w:rsidP="00723A4D">
      <w:pPr>
        <w:pStyle w:val="FirstParagraph"/>
        <w:rPr>
          <w:ins w:id="71" w:author="Ernest, Morgan" w:date="2025-09-30T09:41:00Z" w16du:dateUtc="2025-09-30T13:41:00Z"/>
        </w:rPr>
      </w:pPr>
      <w:r>
        <w:t xml:space="preserve">The Water Resources Development Acts (WRDA) of 2000, 2007 and 2014 authorized the Comprehensive Everglades Restoration Plan as a framework for modifications and operational changes to the Central and Southern Florida Project needed to restore the south Florida ecosystem. Monitoring impacts and evaluating the success of these efforts are a key requirement of this effort. There is compelling evidence that various aspects of wading bird reproduction and foraging ecology can be mechanistically linked with </w:t>
      </w:r>
      <w:proofErr w:type="gramStart"/>
      <w:r>
        <w:t>particular attributes</w:t>
      </w:r>
      <w:proofErr w:type="gramEnd"/>
      <w:r>
        <w:t xml:space="preserve"> of the ecology of wetlands, at a variety of scales (Frederick and Ogden 2003, Frederick 2002, Frederick et al. 2009). While some of these linkages are simple enough to be revealed by short-term studies, a full understanding of the interplay of many variables (e.g. hydrology, weather, prey, vegetation, and fire cycles) is only possible using long-term records. For example, an 80-year record of nesting and hydrology was required to discover that exceptionally large and significant breeding events were almost always preceded by infrequent, severe droughts (Frederick and Ogden 2001), and a combination of modeling and validation is now exploring the tradeoffs between managing for high prey levels through long hydroperiods and making prey available through drying patterns. Thus, the monitoring of wading birds has been a powerful tool in unraveling the ecology of the birds and the ecosystem, and ongoing monitoring is likely to pay off in further understanding and management applications (Frederick and Ogden 2003). First, the long-term nature of the existing nesting record is a powerful context for comparison and interpretation of any future years. Second, the long-term record becomes more powerful with each passing year, particularly for the analysis of the importance of rare combinations of events. Third, a key prediction of the restoration program is that hydrological restoration will result in increased populations of wading birds, earlier nesting for some species, and increased nesting success for some species. While this is a reasonable set of predictions given our understanding of these relationships, there is still a lot of uncertainty in the accuracy (in both space and time) of the prediction. This is because wading bird nesting numbers are probably influenced by alternative nesting opportunities outside the Everglades, and because the influence of contaminants may confound the predicted relationship between hydro pattern and nesting. </w:t>
      </w:r>
    </w:p>
    <w:p w14:paraId="26D71911" w14:textId="77777777" w:rsidR="00602217" w:rsidRDefault="00000000" w:rsidP="00723A4D">
      <w:pPr>
        <w:pStyle w:val="FirstParagraph"/>
        <w:rPr>
          <w:ins w:id="72" w:author="Ernest, Morgan" w:date="2025-09-30T09:42:00Z" w16du:dateUtc="2025-09-30T13:42:00Z"/>
        </w:rPr>
      </w:pPr>
      <w:r>
        <w:t xml:space="preserve">In addition to monitoring overall Everglades restoration efforts, the USACE as a </w:t>
      </w:r>
      <w:proofErr w:type="gramStart"/>
      <w:r>
        <w:t>lead</w:t>
      </w:r>
      <w:proofErr w:type="gramEnd"/>
      <w:r>
        <w:t xml:space="preserve"> agency in the CERP process has an interest in ensuring that responses of threatened and endangered species to CERP are monitored </w:t>
      </w:r>
      <w:proofErr w:type="gramStart"/>
      <w:r>
        <w:t>in order to</w:t>
      </w:r>
      <w:proofErr w:type="gramEnd"/>
      <w:r>
        <w:t xml:space="preserve"> comply with the Endangered Species Act. The Wood Stork (</w:t>
      </w:r>
      <w:r>
        <w:rPr>
          <w:i/>
          <w:iCs/>
        </w:rPr>
        <w:t>Mycteria americana</w:t>
      </w:r>
      <w:r>
        <w:t xml:space="preserve">) is the only stork breeding in the United States and is a federally threatened species. Wood Storks have special relevance for the restoration of the south Florida ecosystem (encompassing the Kissimmee basin, Lake Okeechobee, the Everglades, Big Cypress, wetlands of southwest Florida, and Florida Bay). Historically, this area was the core reproductive habitat for the species, to the extent that over 75% of the U.S. population was thought to breed in this area (Coulter et al. 1999). By the 1990s, the breeding population in the Everglades had declined by over 80% since the 1930s and by at least 50% since the 1960s. In addition, storks have shifted the timing of nesting in the Everglades from November/December initiations in the 1960s, to February/March initiations (Ogden 1994). This shift in timing has meant that storks currently rear young during the onset of summer rains, when surface water levels rise, prey disperse, and young storks typically starve. In addition, storks have shown marked shifts in the location of nesting, having moved gradually </w:t>
      </w:r>
      <w:r>
        <w:lastRenderedPageBreak/>
        <w:t xml:space="preserve">from almost entirely coastal nesting in the Everglades, to inland nesting, </w:t>
      </w:r>
      <w:proofErr w:type="gramStart"/>
      <w:r>
        <w:t>as a result of</w:t>
      </w:r>
      <w:proofErr w:type="gramEnd"/>
      <w:r>
        <w:t xml:space="preserve"> reduced freshwater flows to the coastal regions of the Everglades (Ogden 1994). Storks also began nesting in more northerly locations in north and central Florida, Georgia, and South Carolina during the period 1970 – 2000. These dramatic changes in the characteristics of birds nesting in south Florida have been related to radically altered distribution and timing of surface water in the Everglades (Ogden 1994), as well as an approximately 50% loss of wetlands in Florida since Europeans arrived. Thus, the restoration of south Florida wetlands seems to be extremely </w:t>
      </w:r>
      <w:proofErr w:type="gramStart"/>
      <w:r>
        <w:t>important to</w:t>
      </w:r>
      <w:proofErr w:type="gramEnd"/>
      <w:r>
        <w:t xml:space="preserve"> for restoring breeding Wood Stork colonies in the area and is identified as part of the restoration plan for the species. The restoration of storks may also be a signal of successful restoration of key hydrological and biological functions of the south Florida ecosystem (Ogden 1994). By virtue of their unique grope-foraging technique, storks require very dense sources of prey animals </w:t>
      </w:r>
      <w:proofErr w:type="gramStart"/>
      <w:r>
        <w:t>in order to</w:t>
      </w:r>
      <w:proofErr w:type="gramEnd"/>
      <w:r>
        <w:t xml:space="preserve"> be cued to nest, and continued availability of dense prey is critical for successful nesting over the course of the approximately 110-day nesting period. Reproduction by storks may thus reflect the healthy dynamics of prey animal populations. This is probably not a simple relationship, since dense populations may require one or more kinds of irregular disturbance to achieve pulsed production (Frederick and Ogden 2001, Dorn and Cook 2015). Storks also seem to rely throughout their range on some degree of surface water recession </w:t>
      </w:r>
      <w:proofErr w:type="gramStart"/>
      <w:r>
        <w:t>in order to</w:t>
      </w:r>
      <w:proofErr w:type="gramEnd"/>
      <w:r>
        <w:t xml:space="preserve"> concentrate prey animals – successful foraging therefore relies on the right mix of water depth, and water level recession. Thus, the regular, successful reproduction of storks is thought to indicate that the combination of several hydrological and biological functions in the Everglades has been correctly restored. Reliance on the storks as an indicator seems wise, since there is a long record of stork nesting (over 80 years), and almost no information on dynamics of aquatic animal populations prior to drainage of the system. The Roseate Spoonbill (</w:t>
      </w:r>
      <w:proofErr w:type="spellStart"/>
      <w:r>
        <w:rPr>
          <w:i/>
          <w:iCs/>
        </w:rPr>
        <w:t>Platalea</w:t>
      </w:r>
      <w:proofErr w:type="spellEnd"/>
      <w:r>
        <w:rPr>
          <w:i/>
          <w:iCs/>
        </w:rPr>
        <w:t xml:space="preserve"> </w:t>
      </w:r>
      <w:proofErr w:type="spellStart"/>
      <w:r>
        <w:rPr>
          <w:i/>
          <w:iCs/>
        </w:rPr>
        <w:t>ajaja</w:t>
      </w:r>
      <w:proofErr w:type="spellEnd"/>
      <w:r>
        <w:t xml:space="preserve">) is listed in Florida as a state-designated threatened species. It has historically been an important nesting bird in the coastal regions of the Everglades but has also bred in freshwater colonies since at least 1992 (Frederick and Towles 1995) and nearly annually thereafter. Thus, this protected species is also of interest because of its potential responses to Everglades restoration activities, particularly the trickle-down effects of freshwater management in coastal estuaries. </w:t>
      </w:r>
    </w:p>
    <w:p w14:paraId="7147F7B3" w14:textId="686FDF51" w:rsidR="007D34B9" w:rsidRDefault="00000000" w:rsidP="00723A4D">
      <w:pPr>
        <w:pStyle w:val="FirstParagraph"/>
      </w:pPr>
      <w:r>
        <w:t xml:space="preserve">Wading bird nesting is therefore a key criterion of restoration, and understanding of their reproductive ecology (energetics, timing, productivity) has the potential for fine-tuning the way that the hydrology of the Everglades is managed, as well as how hydrology can be related to specific nesting responses. For these reasons, continued monitoring of the Everglades breeding populations is likely to provide crucial information, both for evaluating the progress of restoration, for refining our understanding of the underlying ecological relationships between the aquatic ecology of the ecosystem and the birds, and for developing usable predictive tools for managers dealing with real time choices. Although the planning for restoration of the South Florida Ecosystem is well underway, uncertainties remain about the reproductive responses of storks, including how soon storks might respond to a restored ecosystem, where and when they will nest, the relative importance of wetland areas outside the Everglades, and how the population will respond to specific levels of reproductive productivity. This project specifically monitors nesting and nesting success by storks in the Everglades with the aim of a) detecting ecological changes consistent with restoration, b) contributing to a much larger southeastern-wide picture of stork population change, and c) </w:t>
      </w:r>
      <w:r>
        <w:lastRenderedPageBreak/>
        <w:t>contributing fecundity inputs to models of stork demographic change. This monitoring project is part of a larger program designed to detect demographic responses throughout the south Florida ecosystem. This project monitors wading bird responses in Water Conservation Areas 1, 2, and 3, but is integrated with similar efforts in Lake Okeechobee, Everglades National Park, Big Cypress National Preserve, and Florida Bay (see Figure 1). These projects report collectively on annual wading bird responses in the South Florida Wading Bird Nesting Report, published annually by the South Florida Water Management District.</w:t>
      </w:r>
    </w:p>
    <w:p w14:paraId="70F6787F" w14:textId="77777777" w:rsidR="007D34B9" w:rsidRDefault="00000000">
      <w:pPr>
        <w:pStyle w:val="Heading2"/>
      </w:pPr>
      <w:bookmarkStart w:id="73" w:name="_Toc209968485"/>
      <w:bookmarkStart w:id="74" w:name="methods"/>
      <w:bookmarkEnd w:id="70"/>
      <w:r>
        <w:t>Methods</w:t>
      </w:r>
      <w:bookmarkEnd w:id="73"/>
    </w:p>
    <w:p w14:paraId="3A79A4AF" w14:textId="77777777" w:rsidR="007D34B9" w:rsidRDefault="00000000" w:rsidP="00723A4D">
      <w:pPr>
        <w:pStyle w:val="FirstParagraph"/>
      </w:pPr>
      <w:r>
        <w:t>We collected data on both nesting effort and nesting success. We performed two kinds of systematic surveys to document nesting effort by wading birds, including Wood Storks and Roseate Spoonbills in WCAs 1, 2, and 3: aerial and ground surveys. Aerial and ground surveys are complementary, and in the Everglades, neither does a particularly good job of assessing reproductive responses alone (Frederick et al. 1996). The primary objective of both kinds of surveys is to systematically encounter and document nesting colonies. Ground-based monitoring of individuals marked nests at several colonies was conducted to document the success of nests initiated during the breeding season.</w:t>
      </w:r>
    </w:p>
    <w:p w14:paraId="67AFB3D9" w14:textId="77777777" w:rsidR="007D34B9" w:rsidRDefault="00000000">
      <w:pPr>
        <w:pStyle w:val="Heading3"/>
      </w:pPr>
      <w:bookmarkStart w:id="75" w:name="_Toc209968486"/>
      <w:bookmarkStart w:id="76" w:name="aerial-surveys"/>
      <w:r>
        <w:t>Aerial Surveys</w:t>
      </w:r>
      <w:bookmarkEnd w:id="75"/>
    </w:p>
    <w:p w14:paraId="5A9389B6" w14:textId="77777777" w:rsidR="007D34B9" w:rsidRDefault="00000000" w:rsidP="00723A4D">
      <w:pPr>
        <w:pStyle w:val="FirstParagraph"/>
      </w:pPr>
      <w:r>
        <w:t xml:space="preserve">On or about the 15th of each month between January and June, we performed systematic aerial surveys for colonies, with observers seated on both sides of a Cessna 185, flight altitude at 800 feet AGL, and east-west oriented flight transects spaced 1.6 nautical miles apart. These conditions result in overlapping coverage on successive transects under a variety of weather and visibility conditions and have been used continuously since 1986, except for 2020-2021 due to the coronavirus pandemic. Once colonies were located, we noted positions with a GPS unit with the aircraft positioned approximately vertically over the north end of the colony. We estimated numbers of visible nesting birds while circling at a variety of altitudes (500 – 800 feet AGL). Actual positions of colonies were later rectified by visually locating the </w:t>
      </w:r>
      <w:proofErr w:type="gramStart"/>
      <w:r>
        <w:t>tree</w:t>
      </w:r>
      <w:proofErr w:type="gramEnd"/>
      <w:r>
        <w:t xml:space="preserve"> islands on GIS imagery. At small colony sizes (&lt;100 nests), the proportional error in estimating numbers is generally small. However, as colony size grows beyond that, the bias is generally to underestimate numbers (Erwin 1982, Prater 1979), and controlled experiments with simulated counts have demonstrated both large bias (</w:t>
      </w:r>
      <w:proofErr w:type="spellStart"/>
      <w:r>
        <w:t>cf</w:t>
      </w:r>
      <w:proofErr w:type="spellEnd"/>
      <w:r>
        <w:t xml:space="preserve"> 40%) and large inter-observer differences in bias (Frederick et al. 2003). Bias can be greatly reduced (by approximately half) by counting aerial photographs taken at the time of survey (Williams et al. 2008). For this reason, we take digital photographs of all active colonies from multiple angles for later counting. For many of the larger colonies, we also </w:t>
      </w:r>
      <w:proofErr w:type="gramStart"/>
      <w:r>
        <w:t>compare to</w:t>
      </w:r>
      <w:proofErr w:type="gramEnd"/>
      <w:r>
        <w:t xml:space="preserve"> information collected by helicopter via staff at the South Florida Water Management District, which estimated numbers of wading birds, and took photographs for later counting. Normally, SFWMD flights occur during the first week of every month, January through Jun, though helicopter issues restricted SFWMD flights this year.</w:t>
      </w:r>
    </w:p>
    <w:p w14:paraId="6916EAF3" w14:textId="77777777" w:rsidR="007D34B9" w:rsidRDefault="00000000">
      <w:pPr>
        <w:pStyle w:val="Heading3"/>
      </w:pPr>
      <w:bookmarkStart w:id="77" w:name="_Toc209968487"/>
      <w:bookmarkStart w:id="78" w:name="ground-surveys"/>
      <w:bookmarkEnd w:id="76"/>
      <w:r>
        <w:lastRenderedPageBreak/>
        <w:t>Ground surveys</w:t>
      </w:r>
      <w:bookmarkEnd w:id="77"/>
    </w:p>
    <w:p w14:paraId="2F405255" w14:textId="7E1E4E47" w:rsidR="007D34B9" w:rsidDel="00723A4D" w:rsidRDefault="00000000" w:rsidP="00723A4D">
      <w:pPr>
        <w:pStyle w:val="FirstParagraph"/>
        <w:rPr>
          <w:del w:id="79" w:author="Ernest, Morgan" w:date="2025-09-29T10:06:00Z" w16du:dateUtc="2025-09-29T14:06:00Z"/>
        </w:rPr>
      </w:pPr>
      <w:r>
        <w:t xml:space="preserve">Systematic ground surveys of colonies by airboat </w:t>
      </w:r>
      <w:del w:id="80" w:author="Ernest, Morgan" w:date="2025-09-29T10:04:00Z" w16du:dateUtc="2025-09-29T14:04:00Z">
        <w:r w:rsidDel="00723A4D">
          <w:delText xml:space="preserve">were done between early April and mid-May in selected sections of WCA 3. These surveys </w:delText>
        </w:r>
      </w:del>
      <w:r>
        <w:t xml:space="preserve">are </w:t>
      </w:r>
      <w:ins w:id="81" w:author="Ernest, Morgan" w:date="2025-09-29T10:04:00Z" w16du:dateUtc="2025-09-29T14:04:00Z">
        <w:r w:rsidR="00723A4D">
          <w:t xml:space="preserve">conducted </w:t>
        </w:r>
      </w:ins>
      <w:ins w:id="82" w:author="Ernest, Morgan" w:date="2025-09-29T10:05:00Z" w16du:dateUtc="2025-09-29T14:05:00Z">
        <w:r w:rsidR="00723A4D">
          <w:t xml:space="preserve">in a subset of WCA3 </w:t>
        </w:r>
      </w:ins>
      <w:del w:id="83" w:author="Ernest, Morgan" w:date="2025-09-29T10:05:00Z" w16du:dateUtc="2025-09-29T14:05:00Z">
        <w:r w:rsidDel="00723A4D">
          <w:delText xml:space="preserve">designed </w:delText>
        </w:r>
      </w:del>
      <w:r>
        <w:t xml:space="preserve">to locate and document small colonies or those of dark-colored species that are difficult to detect from aerial surveys. All </w:t>
      </w:r>
      <w:proofErr w:type="gramStart"/>
      <w:r>
        <w:t>tree</w:t>
      </w:r>
      <w:proofErr w:type="gramEnd"/>
      <w:r>
        <w:t xml:space="preserve"> islands were approached closely enough to flush nesting birds, and nests were either counted directly, or estimated from flushed birds.</w:t>
      </w:r>
      <w:ins w:id="84" w:author="Ernest, Morgan" w:date="2025-09-29T10:06:00Z" w16du:dateUtc="2025-09-29T14:06:00Z">
        <w:r w:rsidR="00723A4D">
          <w:t xml:space="preserve"> </w:t>
        </w:r>
      </w:ins>
    </w:p>
    <w:p w14:paraId="51A3497D" w14:textId="77777777" w:rsidR="007D34B9" w:rsidRDefault="00000000">
      <w:pPr>
        <w:pStyle w:val="FirstParagraph"/>
        <w:pPrChange w:id="85" w:author="Ernest, Morgan" w:date="2025-09-29T10:06:00Z" w16du:dateUtc="2025-09-29T14:06:00Z">
          <w:pPr>
            <w:pStyle w:val="BodyText"/>
            <w:ind w:firstLine="0"/>
          </w:pPr>
        </w:pPrChange>
      </w:pPr>
      <w:r>
        <w:t>In the past, we have performed systematic, 100% coverage ground surveys of colonies by airboat in WCAs 1, 2 and 3 once between late April and early May. In 2005, 100% coverage ground surveys throughout the WCAs were discontinued due to a change in MAP guidelines for monitoring (concentrating instead on measuring size and species composition of large colonies of white-colored waders). However, since that time we have annually performed systematic ground surveys in WCA 3 that allow for a direct comparison of densities of colonies in certain areas. This was designed to give an index of abundance for small colonies and dark-colored species in a fashion that might be sustainable for the current monitoring effort.</w:t>
      </w:r>
    </w:p>
    <w:p w14:paraId="00472C9C" w14:textId="5B93B455" w:rsidR="007D34B9" w:rsidDel="00723A4D" w:rsidRDefault="00000000" w:rsidP="00723A4D">
      <w:pPr>
        <w:pStyle w:val="BodyText"/>
        <w:rPr>
          <w:del w:id="86" w:author="Ernest, Morgan" w:date="2025-09-29T10:05:00Z" w16du:dateUtc="2025-09-29T14:05:00Z"/>
        </w:rPr>
      </w:pPr>
      <w:r>
        <w:t xml:space="preserve">We conducted ground surveys in April 2025. The ground survey belt transects in WCA 3A extended from Tamiami Trail to I-75 (Alligator Alley). East/West boundaries for these north/south oriented belts are found in Table 1. It should be clear that this flushing technique works only for smaller colonies because birds in the interior will not flush when approached with an airboat. Large colonies occurring within these belts are generally </w:t>
      </w:r>
      <w:proofErr w:type="gramStart"/>
      <w:r>
        <w:t>few in number</w:t>
      </w:r>
      <w:proofErr w:type="gramEnd"/>
      <w:r>
        <w:t xml:space="preserve"> and are counted as part of the aerial surveys, but dark herons will be undercounted for those colonies.</w:t>
      </w:r>
    </w:p>
    <w:p w14:paraId="220C13B5" w14:textId="77777777" w:rsidR="00723A4D" w:rsidRDefault="00723A4D" w:rsidP="00723A4D">
      <w:pPr>
        <w:pStyle w:val="BodyText"/>
        <w:rPr>
          <w:ins w:id="87" w:author="Ernest, Morgan" w:date="2025-09-29T10:05:00Z" w16du:dateUtc="2025-09-29T14:05:00Z"/>
        </w:rPr>
      </w:pPr>
    </w:p>
    <w:tbl>
      <w:tblPr>
        <w:tblStyle w:val="TableGrid"/>
        <w:tblW w:w="0" w:type="auto"/>
        <w:tblLook w:val="04A0" w:firstRow="1" w:lastRow="0" w:firstColumn="1" w:lastColumn="0" w:noHBand="0" w:noVBand="1"/>
      </w:tblPr>
      <w:tblGrid>
        <w:gridCol w:w="5976"/>
        <w:gridCol w:w="3374"/>
      </w:tblGrid>
      <w:tr w:rsidR="00723A4D" w14:paraId="1A684879" w14:textId="77777777" w:rsidTr="00723A4D">
        <w:trPr>
          <w:ins w:id="88" w:author="Ernest, Morgan" w:date="2025-09-29T10:06:00Z"/>
        </w:trPr>
        <w:tc>
          <w:tcPr>
            <w:tcW w:w="4675" w:type="dxa"/>
          </w:tcPr>
          <w:p w14:paraId="0B323DF0" w14:textId="25DCDBF2" w:rsidR="00723A4D" w:rsidRDefault="00723A4D" w:rsidP="00723A4D">
            <w:pPr>
              <w:pStyle w:val="BodyText"/>
              <w:ind w:firstLine="0"/>
              <w:rPr>
                <w:ins w:id="89" w:author="Ernest, Morgan" w:date="2025-09-29T10:06:00Z" w16du:dateUtc="2025-09-29T14:06:00Z"/>
              </w:rPr>
            </w:pPr>
            <w:ins w:id="90" w:author="Ernest, Morgan" w:date="2025-09-29T10:06:00Z" w16du:dateUtc="2025-09-29T14:06:00Z">
              <w:r>
                <w:rPr>
                  <w:noProof/>
                </w:rPr>
                <w:drawing>
                  <wp:inline distT="0" distB="0" distL="0" distR="0" wp14:anchorId="24EE9A2C" wp14:editId="001356D8">
                    <wp:extent cx="3657600" cy="3305175"/>
                    <wp:effectExtent l="0" t="0" r="0" b="9525"/>
                    <wp:docPr id="1153805240" name="Picture" descr="Figure 1: Survey regions in WCAs and ENP. ENP monitoring is conducted by park personnel"/>
                    <wp:cNvGraphicFramePr/>
                    <a:graphic xmlns:a="http://schemas.openxmlformats.org/drawingml/2006/main">
                      <a:graphicData uri="http://schemas.openxmlformats.org/drawingml/2006/picture">
                        <pic:pic xmlns:pic="http://schemas.openxmlformats.org/drawingml/2006/picture">
                          <pic:nvPicPr>
                            <pic:cNvPr id="28" name="Picture" descr="usace_2025_files/figure-docx/regions-1.png"/>
                            <pic:cNvPicPr>
                              <a:picLocks noChangeAspect="1" noChangeArrowheads="1"/>
                            </pic:cNvPicPr>
                          </pic:nvPicPr>
                          <pic:blipFill>
                            <a:blip r:embed="rId9"/>
                            <a:stretch>
                              <a:fillRect/>
                            </a:stretch>
                          </pic:blipFill>
                          <pic:spPr bwMode="auto">
                            <a:xfrm>
                              <a:off x="0" y="0"/>
                              <a:ext cx="3695280" cy="3339224"/>
                            </a:xfrm>
                            <a:prstGeom prst="rect">
                              <a:avLst/>
                            </a:prstGeom>
                            <a:noFill/>
                            <a:ln w="9525">
                              <a:noFill/>
                              <a:headEnd/>
                              <a:tailEnd/>
                            </a:ln>
                          </pic:spPr>
                        </pic:pic>
                      </a:graphicData>
                    </a:graphic>
                  </wp:inline>
                </w:drawing>
              </w:r>
            </w:ins>
          </w:p>
        </w:tc>
        <w:tc>
          <w:tcPr>
            <w:tcW w:w="4675" w:type="dxa"/>
          </w:tcPr>
          <w:p w14:paraId="5BCC642E" w14:textId="77777777" w:rsidR="00723A4D" w:rsidRDefault="00723A4D" w:rsidP="00723A4D">
            <w:pPr>
              <w:pStyle w:val="ImageCaption"/>
              <w:rPr>
                <w:ins w:id="91" w:author="Ernest, Morgan" w:date="2025-09-29T10:06:00Z" w16du:dateUtc="2025-09-29T14:06:00Z"/>
              </w:rPr>
            </w:pPr>
            <w:ins w:id="92" w:author="Ernest, Morgan" w:date="2025-09-29T10:06:00Z" w16du:dateUtc="2025-09-29T14:06:00Z">
              <w:r>
                <w:t>Figure 1: Survey regions in WCAs and ENP. ENP monitoring is conducted by park personnel</w:t>
              </w:r>
            </w:ins>
          </w:p>
          <w:p w14:paraId="4B2C1E8A" w14:textId="77777777" w:rsidR="00723A4D" w:rsidRDefault="00723A4D" w:rsidP="00723A4D">
            <w:pPr>
              <w:rPr>
                <w:ins w:id="93" w:author="Ernest, Morgan" w:date="2025-09-29T10:06:00Z" w16du:dateUtc="2025-09-29T14:06:00Z"/>
              </w:rPr>
            </w:pPr>
            <w:ins w:id="94" w:author="Ernest, Morgan" w:date="2025-09-29T10:06:00Z" w16du:dateUtc="2025-09-29T14:06:00Z">
              <w:r>
                <w:br w:type="page"/>
              </w:r>
            </w:ins>
          </w:p>
          <w:p w14:paraId="217ED96F" w14:textId="77777777" w:rsidR="00723A4D" w:rsidRDefault="00723A4D" w:rsidP="00723A4D">
            <w:pPr>
              <w:pStyle w:val="BodyText"/>
              <w:ind w:firstLine="0"/>
              <w:rPr>
                <w:ins w:id="95" w:author="Ernest, Morgan" w:date="2025-09-29T10:06:00Z" w16du:dateUtc="2025-09-29T14:06:00Z"/>
              </w:rPr>
            </w:pPr>
          </w:p>
        </w:tc>
      </w:tr>
    </w:tbl>
    <w:p w14:paraId="503612DE" w14:textId="77777777" w:rsidR="00723A4D" w:rsidRDefault="00723A4D" w:rsidP="00723A4D">
      <w:pPr>
        <w:pStyle w:val="BodyText"/>
        <w:rPr>
          <w:ins w:id="96" w:author="Ernest, Morgan" w:date="2025-09-29T10:05:00Z" w16du:dateUtc="2025-09-29T14:05:00Z"/>
        </w:rPr>
      </w:pPr>
    </w:p>
    <w:p w14:paraId="45871B3D" w14:textId="0361E4C1" w:rsidR="007D34B9" w:rsidDel="00723A4D" w:rsidRDefault="00000000">
      <w:pPr>
        <w:pStyle w:val="BodyText"/>
        <w:rPr>
          <w:del w:id="97" w:author="Ernest, Morgan" w:date="2025-09-29T10:02:00Z" w16du:dateUtc="2025-09-29T14:02:00Z"/>
        </w:rPr>
        <w:pPrChange w:id="98" w:author="Ernest, Morgan" w:date="2025-09-29T10:05:00Z" w16du:dateUtc="2025-09-29T14:05:00Z">
          <w:pPr/>
        </w:pPrChange>
      </w:pPr>
      <w:r>
        <w:br w:type="page"/>
      </w:r>
    </w:p>
    <w:p w14:paraId="6B2CC056" w14:textId="0D4C1685" w:rsidR="007D34B9" w:rsidRDefault="00000000">
      <w:pPr>
        <w:pStyle w:val="BodyText"/>
        <w:pPrChange w:id="99" w:author="Ernest, Morgan" w:date="2025-09-29T10:05:00Z" w16du:dateUtc="2025-09-29T14:05:00Z">
          <w:pPr/>
        </w:pPrChange>
      </w:pPr>
      <w:del w:id="100" w:author="Ernest, Morgan" w:date="2025-09-29T10:06:00Z" w16du:dateUtc="2025-09-29T14:06:00Z">
        <w:r w:rsidDel="00723A4D">
          <w:rPr>
            <w:noProof/>
          </w:rPr>
          <w:drawing>
            <wp:inline distT="0" distB="0" distL="0" distR="0" wp14:anchorId="6CCE2AA4" wp14:editId="3B0898D3">
              <wp:extent cx="2881223" cy="2484408"/>
              <wp:effectExtent l="0" t="0" r="0" b="0"/>
              <wp:docPr id="27" name="Picture" descr="Figure 1: Survey regions in WCAs and ENP. ENP monitoring is conducted by park personnel"/>
              <wp:cNvGraphicFramePr/>
              <a:graphic xmlns:a="http://schemas.openxmlformats.org/drawingml/2006/main">
                <a:graphicData uri="http://schemas.openxmlformats.org/drawingml/2006/picture">
                  <pic:pic xmlns:pic="http://schemas.openxmlformats.org/drawingml/2006/picture">
                    <pic:nvPicPr>
                      <pic:cNvPr id="28" name="Picture" descr="usace_2025_files/figure-docx/regions-1.png"/>
                      <pic:cNvPicPr>
                        <a:picLocks noChangeAspect="1" noChangeArrowheads="1"/>
                      </pic:cNvPicPr>
                    </pic:nvPicPr>
                    <pic:blipFill>
                      <a:blip r:embed="rId9"/>
                      <a:stretch>
                        <a:fillRect/>
                      </a:stretch>
                    </pic:blipFill>
                    <pic:spPr bwMode="auto">
                      <a:xfrm>
                        <a:off x="0" y="0"/>
                        <a:ext cx="2910566" cy="2509710"/>
                      </a:xfrm>
                      <a:prstGeom prst="rect">
                        <a:avLst/>
                      </a:prstGeom>
                      <a:noFill/>
                      <a:ln w="9525">
                        <a:noFill/>
                        <a:headEnd/>
                        <a:tailEnd/>
                      </a:ln>
                    </pic:spPr>
                  </pic:pic>
                </a:graphicData>
              </a:graphic>
            </wp:inline>
          </w:drawing>
        </w:r>
      </w:del>
    </w:p>
    <w:p w14:paraId="2EDB8EEA" w14:textId="4FA1F238" w:rsidR="007D34B9" w:rsidDel="00723A4D" w:rsidRDefault="00000000">
      <w:pPr>
        <w:pStyle w:val="ImageCaption"/>
        <w:rPr>
          <w:del w:id="101" w:author="Ernest, Morgan" w:date="2025-09-29T10:06:00Z" w16du:dateUtc="2025-09-29T14:06:00Z"/>
        </w:rPr>
      </w:pPr>
      <w:bookmarkStart w:id="102" w:name="fig:regions"/>
      <w:bookmarkEnd w:id="102"/>
      <w:del w:id="103" w:author="Ernest, Morgan" w:date="2025-09-29T10:06:00Z" w16du:dateUtc="2025-09-29T14:06:00Z">
        <w:r w:rsidDel="00723A4D">
          <w:delText>Figure 1: Survey regions in WCAs and ENP. ENP monitoring is conducted by park personnel</w:delText>
        </w:r>
      </w:del>
    </w:p>
    <w:p w14:paraId="38068199" w14:textId="3C3DCB58" w:rsidR="007D34B9" w:rsidDel="00723A4D" w:rsidRDefault="00000000">
      <w:pPr>
        <w:rPr>
          <w:del w:id="104" w:author="Ernest, Morgan" w:date="2025-09-29T10:06:00Z" w16du:dateUtc="2025-09-29T14:06:00Z"/>
        </w:rPr>
      </w:pPr>
      <w:del w:id="105" w:author="Ernest, Morgan" w:date="2025-09-29T10:06:00Z" w16du:dateUtc="2025-09-29T14:06:00Z">
        <w:r w:rsidDel="00723A4D">
          <w:br w:type="page"/>
        </w:r>
      </w:del>
    </w:p>
    <w:p w14:paraId="6CA69535" w14:textId="77777777" w:rsidR="007D34B9" w:rsidRDefault="00000000">
      <w:pPr>
        <w:pStyle w:val="TableCaption"/>
      </w:pPr>
      <w:bookmarkStart w:id="106" w:name="tab:transecttable"/>
      <w:bookmarkEnd w:id="106"/>
      <w:r>
        <w:t>Table 1: East/West boundaries for Ground Survey transects for WCA 3A.</w:t>
      </w:r>
    </w:p>
    <w:tbl>
      <w:tblPr>
        <w:tblStyle w:val="Table"/>
        <w:tblW w:w="0" w:type="auto"/>
        <w:tblLook w:val="0020" w:firstRow="1" w:lastRow="0" w:firstColumn="0" w:lastColumn="0" w:noHBand="0" w:noVBand="0"/>
        <w:tblCaption w:val="Table 1: East/West boundaries for Ground Survey transects for WCA 3A."/>
      </w:tblPr>
      <w:tblGrid>
        <w:gridCol w:w="1874"/>
        <w:gridCol w:w="2188"/>
        <w:gridCol w:w="2271"/>
      </w:tblGrid>
      <w:tr w:rsidR="007D34B9" w14:paraId="70C3A0DB" w14:textId="77777777" w:rsidTr="007D34B9">
        <w:trPr>
          <w:cnfStyle w:val="100000000000" w:firstRow="1" w:lastRow="0" w:firstColumn="0" w:lastColumn="0" w:oddVBand="0" w:evenVBand="0" w:oddHBand="0" w:evenHBand="0" w:firstRowFirstColumn="0" w:firstRowLastColumn="0" w:lastRowFirstColumn="0" w:lastRowLastColumn="0"/>
          <w:tblHeader/>
        </w:trPr>
        <w:tc>
          <w:tcPr>
            <w:tcW w:w="0" w:type="auto"/>
          </w:tcPr>
          <w:p w14:paraId="4DB70F29" w14:textId="77777777" w:rsidR="007D34B9" w:rsidRDefault="00000000">
            <w:pPr>
              <w:pStyle w:val="Compact"/>
              <w:pPrChange w:id="107" w:author="Ernest, Morgan" w:date="2025-09-29T10:05:00Z" w16du:dateUtc="2025-09-29T14:05:00Z">
                <w:pPr>
                  <w:pStyle w:val="Compact"/>
                  <w:jc w:val="center"/>
                </w:pPr>
              </w:pPrChange>
            </w:pPr>
            <w:proofErr w:type="spellStart"/>
            <w:r>
              <w:t>Transect_ID</w:t>
            </w:r>
            <w:proofErr w:type="spellEnd"/>
          </w:p>
        </w:tc>
        <w:tc>
          <w:tcPr>
            <w:tcW w:w="0" w:type="auto"/>
          </w:tcPr>
          <w:p w14:paraId="02CD69F2" w14:textId="77777777" w:rsidR="007D34B9" w:rsidRDefault="00000000">
            <w:pPr>
              <w:pStyle w:val="Compact"/>
              <w:pPrChange w:id="108" w:author="Ernest, Morgan" w:date="2025-09-29T10:05:00Z" w16du:dateUtc="2025-09-29T14:05:00Z">
                <w:pPr>
                  <w:pStyle w:val="Compact"/>
                  <w:jc w:val="center"/>
                </w:pPr>
              </w:pPrChange>
            </w:pPr>
            <w:proofErr w:type="spellStart"/>
            <w:r>
              <w:t>East_Boundary</w:t>
            </w:r>
            <w:proofErr w:type="spellEnd"/>
          </w:p>
        </w:tc>
        <w:tc>
          <w:tcPr>
            <w:tcW w:w="0" w:type="auto"/>
          </w:tcPr>
          <w:p w14:paraId="1D66186C" w14:textId="77777777" w:rsidR="007D34B9" w:rsidRDefault="00000000">
            <w:pPr>
              <w:pStyle w:val="Compact"/>
              <w:pPrChange w:id="109" w:author="Ernest, Morgan" w:date="2025-09-29T10:05:00Z" w16du:dateUtc="2025-09-29T14:05:00Z">
                <w:pPr>
                  <w:pStyle w:val="Compact"/>
                  <w:jc w:val="center"/>
                </w:pPr>
              </w:pPrChange>
            </w:pPr>
            <w:proofErr w:type="spellStart"/>
            <w:r>
              <w:t>West_Boundary</w:t>
            </w:r>
            <w:proofErr w:type="spellEnd"/>
          </w:p>
        </w:tc>
      </w:tr>
      <w:tr w:rsidR="007D34B9" w14:paraId="27546BAF" w14:textId="77777777">
        <w:tc>
          <w:tcPr>
            <w:tcW w:w="0" w:type="auto"/>
          </w:tcPr>
          <w:p w14:paraId="1BFED631" w14:textId="77777777" w:rsidR="007D34B9" w:rsidRDefault="00000000" w:rsidP="00723A4D">
            <w:pPr>
              <w:pStyle w:val="Compact"/>
            </w:pPr>
            <w:r>
              <w:t>1</w:t>
            </w:r>
          </w:p>
        </w:tc>
        <w:tc>
          <w:tcPr>
            <w:tcW w:w="0" w:type="auto"/>
          </w:tcPr>
          <w:p w14:paraId="1A6BC72E" w14:textId="77777777" w:rsidR="007D34B9" w:rsidRDefault="00000000" w:rsidP="00723A4D">
            <w:pPr>
              <w:pStyle w:val="Compact"/>
            </w:pPr>
            <w:r>
              <w:t>80° 40.300</w:t>
            </w:r>
          </w:p>
        </w:tc>
        <w:tc>
          <w:tcPr>
            <w:tcW w:w="0" w:type="auto"/>
          </w:tcPr>
          <w:p w14:paraId="33C4FE16" w14:textId="77777777" w:rsidR="007D34B9" w:rsidRDefault="00000000" w:rsidP="00723A4D">
            <w:pPr>
              <w:pStyle w:val="Compact"/>
            </w:pPr>
            <w:r>
              <w:t>80° 40.600</w:t>
            </w:r>
          </w:p>
        </w:tc>
      </w:tr>
      <w:tr w:rsidR="007D34B9" w14:paraId="03843BBB" w14:textId="77777777">
        <w:tc>
          <w:tcPr>
            <w:tcW w:w="0" w:type="auto"/>
          </w:tcPr>
          <w:p w14:paraId="6CB3DC4F" w14:textId="77777777" w:rsidR="007D34B9" w:rsidRDefault="00000000" w:rsidP="00723A4D">
            <w:pPr>
              <w:pStyle w:val="Compact"/>
            </w:pPr>
            <w:r>
              <w:t>2</w:t>
            </w:r>
          </w:p>
        </w:tc>
        <w:tc>
          <w:tcPr>
            <w:tcW w:w="0" w:type="auto"/>
          </w:tcPr>
          <w:p w14:paraId="4B17A455" w14:textId="77777777" w:rsidR="007D34B9" w:rsidRDefault="00000000" w:rsidP="00723A4D">
            <w:pPr>
              <w:pStyle w:val="Compact"/>
            </w:pPr>
            <w:r>
              <w:t>80° 40.900</w:t>
            </w:r>
          </w:p>
        </w:tc>
        <w:tc>
          <w:tcPr>
            <w:tcW w:w="0" w:type="auto"/>
          </w:tcPr>
          <w:p w14:paraId="65081E6E" w14:textId="77777777" w:rsidR="007D34B9" w:rsidRDefault="00000000" w:rsidP="00723A4D">
            <w:pPr>
              <w:pStyle w:val="Compact"/>
            </w:pPr>
            <w:r>
              <w:t>80° 41.200</w:t>
            </w:r>
          </w:p>
        </w:tc>
      </w:tr>
      <w:tr w:rsidR="007D34B9" w14:paraId="44D7DBB2" w14:textId="77777777">
        <w:tc>
          <w:tcPr>
            <w:tcW w:w="0" w:type="auto"/>
          </w:tcPr>
          <w:p w14:paraId="02F41947" w14:textId="77777777" w:rsidR="007D34B9" w:rsidRDefault="00000000" w:rsidP="00723A4D">
            <w:pPr>
              <w:pStyle w:val="Compact"/>
            </w:pPr>
            <w:r>
              <w:t>3</w:t>
            </w:r>
          </w:p>
        </w:tc>
        <w:tc>
          <w:tcPr>
            <w:tcW w:w="0" w:type="auto"/>
          </w:tcPr>
          <w:p w14:paraId="697A6FF0" w14:textId="77777777" w:rsidR="007D34B9" w:rsidRDefault="00000000" w:rsidP="00723A4D">
            <w:pPr>
              <w:pStyle w:val="Compact"/>
            </w:pPr>
            <w:r>
              <w:t>80° 41.500</w:t>
            </w:r>
          </w:p>
        </w:tc>
        <w:tc>
          <w:tcPr>
            <w:tcW w:w="0" w:type="auto"/>
          </w:tcPr>
          <w:p w14:paraId="19253E68" w14:textId="77777777" w:rsidR="007D34B9" w:rsidRDefault="00000000" w:rsidP="00723A4D">
            <w:pPr>
              <w:pStyle w:val="Compact"/>
            </w:pPr>
            <w:r>
              <w:t>80° 41.800</w:t>
            </w:r>
          </w:p>
        </w:tc>
      </w:tr>
      <w:tr w:rsidR="007D34B9" w14:paraId="2E73B8D6" w14:textId="77777777">
        <w:tc>
          <w:tcPr>
            <w:tcW w:w="0" w:type="auto"/>
          </w:tcPr>
          <w:p w14:paraId="2814132F" w14:textId="77777777" w:rsidR="007D34B9" w:rsidRDefault="00000000" w:rsidP="00723A4D">
            <w:pPr>
              <w:pStyle w:val="Compact"/>
            </w:pPr>
            <w:r>
              <w:t>4</w:t>
            </w:r>
          </w:p>
        </w:tc>
        <w:tc>
          <w:tcPr>
            <w:tcW w:w="0" w:type="auto"/>
          </w:tcPr>
          <w:p w14:paraId="2530AB8C" w14:textId="77777777" w:rsidR="007D34B9" w:rsidRDefault="00000000" w:rsidP="00723A4D">
            <w:pPr>
              <w:pStyle w:val="Compact"/>
            </w:pPr>
            <w:r>
              <w:t>80° 42.100</w:t>
            </w:r>
          </w:p>
        </w:tc>
        <w:tc>
          <w:tcPr>
            <w:tcW w:w="0" w:type="auto"/>
          </w:tcPr>
          <w:p w14:paraId="5731D98C" w14:textId="77777777" w:rsidR="007D34B9" w:rsidRDefault="00000000" w:rsidP="00723A4D">
            <w:pPr>
              <w:pStyle w:val="Compact"/>
            </w:pPr>
            <w:r>
              <w:t>80° 42.400</w:t>
            </w:r>
          </w:p>
        </w:tc>
      </w:tr>
      <w:tr w:rsidR="007D34B9" w14:paraId="28D2CF60" w14:textId="77777777">
        <w:tc>
          <w:tcPr>
            <w:tcW w:w="0" w:type="auto"/>
          </w:tcPr>
          <w:p w14:paraId="2886AF94" w14:textId="77777777" w:rsidR="007D34B9" w:rsidRDefault="00000000" w:rsidP="00723A4D">
            <w:pPr>
              <w:pStyle w:val="Compact"/>
            </w:pPr>
            <w:r>
              <w:t>5</w:t>
            </w:r>
          </w:p>
        </w:tc>
        <w:tc>
          <w:tcPr>
            <w:tcW w:w="0" w:type="auto"/>
          </w:tcPr>
          <w:p w14:paraId="520A7F54" w14:textId="77777777" w:rsidR="007D34B9" w:rsidRDefault="00000000" w:rsidP="00723A4D">
            <w:pPr>
              <w:pStyle w:val="Compact"/>
            </w:pPr>
            <w:r>
              <w:t>80° 42.700</w:t>
            </w:r>
          </w:p>
        </w:tc>
        <w:tc>
          <w:tcPr>
            <w:tcW w:w="0" w:type="auto"/>
          </w:tcPr>
          <w:p w14:paraId="77C3AD0D" w14:textId="77777777" w:rsidR="007D34B9" w:rsidRDefault="00000000" w:rsidP="00723A4D">
            <w:pPr>
              <w:pStyle w:val="Compact"/>
            </w:pPr>
            <w:r>
              <w:t>80° 43.000</w:t>
            </w:r>
          </w:p>
        </w:tc>
      </w:tr>
      <w:tr w:rsidR="007D34B9" w14:paraId="24CC295D" w14:textId="77777777">
        <w:tc>
          <w:tcPr>
            <w:tcW w:w="0" w:type="auto"/>
          </w:tcPr>
          <w:p w14:paraId="3A6A4EE5" w14:textId="77777777" w:rsidR="007D34B9" w:rsidRDefault="00000000" w:rsidP="00723A4D">
            <w:pPr>
              <w:pStyle w:val="Compact"/>
            </w:pPr>
            <w:r>
              <w:t>6</w:t>
            </w:r>
          </w:p>
        </w:tc>
        <w:tc>
          <w:tcPr>
            <w:tcW w:w="0" w:type="auto"/>
          </w:tcPr>
          <w:p w14:paraId="1B6189CD" w14:textId="77777777" w:rsidR="007D34B9" w:rsidRDefault="00000000" w:rsidP="00723A4D">
            <w:pPr>
              <w:pStyle w:val="Compact"/>
            </w:pPr>
            <w:r>
              <w:t>80° 43.300</w:t>
            </w:r>
          </w:p>
        </w:tc>
        <w:tc>
          <w:tcPr>
            <w:tcW w:w="0" w:type="auto"/>
          </w:tcPr>
          <w:p w14:paraId="07F03273" w14:textId="77777777" w:rsidR="007D34B9" w:rsidRDefault="00000000" w:rsidP="00723A4D">
            <w:pPr>
              <w:pStyle w:val="Compact"/>
            </w:pPr>
            <w:r>
              <w:t>80° 43.600</w:t>
            </w:r>
          </w:p>
        </w:tc>
      </w:tr>
      <w:tr w:rsidR="007D34B9" w14:paraId="3AD2F419" w14:textId="77777777">
        <w:tc>
          <w:tcPr>
            <w:tcW w:w="0" w:type="auto"/>
          </w:tcPr>
          <w:p w14:paraId="475BA87B" w14:textId="77777777" w:rsidR="007D34B9" w:rsidRDefault="00000000" w:rsidP="00723A4D">
            <w:pPr>
              <w:pStyle w:val="Compact"/>
            </w:pPr>
            <w:r>
              <w:t>7</w:t>
            </w:r>
          </w:p>
        </w:tc>
        <w:tc>
          <w:tcPr>
            <w:tcW w:w="0" w:type="auto"/>
          </w:tcPr>
          <w:p w14:paraId="225B4C67" w14:textId="77777777" w:rsidR="007D34B9" w:rsidRDefault="00000000" w:rsidP="00723A4D">
            <w:pPr>
              <w:pStyle w:val="Compact"/>
            </w:pPr>
            <w:r>
              <w:t>80° 43.900</w:t>
            </w:r>
          </w:p>
        </w:tc>
        <w:tc>
          <w:tcPr>
            <w:tcW w:w="0" w:type="auto"/>
          </w:tcPr>
          <w:p w14:paraId="238EDD77" w14:textId="77777777" w:rsidR="007D34B9" w:rsidRDefault="00000000" w:rsidP="00723A4D">
            <w:pPr>
              <w:pStyle w:val="Compact"/>
            </w:pPr>
            <w:r>
              <w:t>80° 44.200</w:t>
            </w:r>
          </w:p>
        </w:tc>
      </w:tr>
      <w:tr w:rsidR="007D34B9" w14:paraId="64537CD6" w14:textId="77777777">
        <w:tc>
          <w:tcPr>
            <w:tcW w:w="0" w:type="auto"/>
          </w:tcPr>
          <w:p w14:paraId="49EB4311" w14:textId="77777777" w:rsidR="007D34B9" w:rsidRDefault="00000000" w:rsidP="00723A4D">
            <w:pPr>
              <w:pStyle w:val="Compact"/>
            </w:pPr>
            <w:r>
              <w:t>8</w:t>
            </w:r>
          </w:p>
        </w:tc>
        <w:tc>
          <w:tcPr>
            <w:tcW w:w="0" w:type="auto"/>
          </w:tcPr>
          <w:p w14:paraId="6178B0CD" w14:textId="77777777" w:rsidR="007D34B9" w:rsidRDefault="00000000" w:rsidP="00723A4D">
            <w:pPr>
              <w:pStyle w:val="Compact"/>
            </w:pPr>
            <w:r>
              <w:t>80° 44.500</w:t>
            </w:r>
          </w:p>
        </w:tc>
        <w:tc>
          <w:tcPr>
            <w:tcW w:w="0" w:type="auto"/>
          </w:tcPr>
          <w:p w14:paraId="6E238934" w14:textId="77777777" w:rsidR="007D34B9" w:rsidRDefault="00000000" w:rsidP="00723A4D">
            <w:pPr>
              <w:pStyle w:val="Compact"/>
            </w:pPr>
            <w:r>
              <w:t>80° 44.800</w:t>
            </w:r>
          </w:p>
        </w:tc>
      </w:tr>
      <w:tr w:rsidR="007D34B9" w14:paraId="4F0E6476" w14:textId="77777777">
        <w:tc>
          <w:tcPr>
            <w:tcW w:w="0" w:type="auto"/>
          </w:tcPr>
          <w:p w14:paraId="71E8FBA0" w14:textId="77777777" w:rsidR="007D34B9" w:rsidRDefault="00000000" w:rsidP="00723A4D">
            <w:pPr>
              <w:pStyle w:val="Compact"/>
            </w:pPr>
            <w:r>
              <w:t>9</w:t>
            </w:r>
          </w:p>
        </w:tc>
        <w:tc>
          <w:tcPr>
            <w:tcW w:w="0" w:type="auto"/>
          </w:tcPr>
          <w:p w14:paraId="120A19D2" w14:textId="77777777" w:rsidR="007D34B9" w:rsidRDefault="00000000" w:rsidP="00723A4D">
            <w:pPr>
              <w:pStyle w:val="Compact"/>
            </w:pPr>
            <w:r>
              <w:t>80° 45.100</w:t>
            </w:r>
          </w:p>
        </w:tc>
        <w:tc>
          <w:tcPr>
            <w:tcW w:w="0" w:type="auto"/>
          </w:tcPr>
          <w:p w14:paraId="288D47F6" w14:textId="77777777" w:rsidR="007D34B9" w:rsidRDefault="00000000" w:rsidP="00723A4D">
            <w:pPr>
              <w:pStyle w:val="Compact"/>
            </w:pPr>
            <w:r>
              <w:t>80° 45.400</w:t>
            </w:r>
          </w:p>
        </w:tc>
      </w:tr>
      <w:tr w:rsidR="007D34B9" w14:paraId="1341F17B" w14:textId="77777777">
        <w:tc>
          <w:tcPr>
            <w:tcW w:w="0" w:type="auto"/>
          </w:tcPr>
          <w:p w14:paraId="7630D044" w14:textId="77777777" w:rsidR="007D34B9" w:rsidRDefault="00000000" w:rsidP="00723A4D">
            <w:pPr>
              <w:pStyle w:val="Compact"/>
            </w:pPr>
            <w:r>
              <w:t>10</w:t>
            </w:r>
          </w:p>
        </w:tc>
        <w:tc>
          <w:tcPr>
            <w:tcW w:w="0" w:type="auto"/>
          </w:tcPr>
          <w:p w14:paraId="49B2B2E5" w14:textId="77777777" w:rsidR="007D34B9" w:rsidRDefault="00000000" w:rsidP="00723A4D">
            <w:pPr>
              <w:pStyle w:val="Compact"/>
            </w:pPr>
            <w:r>
              <w:t>80° 45.700</w:t>
            </w:r>
          </w:p>
        </w:tc>
        <w:tc>
          <w:tcPr>
            <w:tcW w:w="0" w:type="auto"/>
          </w:tcPr>
          <w:p w14:paraId="6785CE23" w14:textId="77777777" w:rsidR="007D34B9" w:rsidRDefault="00000000" w:rsidP="00723A4D">
            <w:pPr>
              <w:pStyle w:val="Compact"/>
            </w:pPr>
            <w:r>
              <w:t>80° 46.000</w:t>
            </w:r>
          </w:p>
        </w:tc>
      </w:tr>
      <w:tr w:rsidR="007D34B9" w14:paraId="4B640205" w14:textId="77777777">
        <w:tc>
          <w:tcPr>
            <w:tcW w:w="0" w:type="auto"/>
          </w:tcPr>
          <w:p w14:paraId="63D9AA36" w14:textId="77777777" w:rsidR="007D34B9" w:rsidRDefault="00000000" w:rsidP="00723A4D">
            <w:pPr>
              <w:pStyle w:val="Compact"/>
            </w:pPr>
            <w:r>
              <w:t>11</w:t>
            </w:r>
          </w:p>
        </w:tc>
        <w:tc>
          <w:tcPr>
            <w:tcW w:w="0" w:type="auto"/>
          </w:tcPr>
          <w:p w14:paraId="3063D21A" w14:textId="77777777" w:rsidR="007D34B9" w:rsidRDefault="00000000" w:rsidP="00723A4D">
            <w:pPr>
              <w:pStyle w:val="Compact"/>
            </w:pPr>
            <w:r>
              <w:t>80° 46.300</w:t>
            </w:r>
          </w:p>
        </w:tc>
        <w:tc>
          <w:tcPr>
            <w:tcW w:w="0" w:type="auto"/>
          </w:tcPr>
          <w:p w14:paraId="00800C49" w14:textId="77777777" w:rsidR="007D34B9" w:rsidRDefault="00000000" w:rsidP="00723A4D">
            <w:pPr>
              <w:pStyle w:val="Compact"/>
            </w:pPr>
            <w:r>
              <w:t>80° 46.600</w:t>
            </w:r>
          </w:p>
        </w:tc>
      </w:tr>
      <w:tr w:rsidR="007D34B9" w14:paraId="6B63E71D" w14:textId="77777777">
        <w:tc>
          <w:tcPr>
            <w:tcW w:w="0" w:type="auto"/>
          </w:tcPr>
          <w:p w14:paraId="56AE47D1" w14:textId="77777777" w:rsidR="007D34B9" w:rsidRDefault="00000000" w:rsidP="00723A4D">
            <w:pPr>
              <w:pStyle w:val="Compact"/>
            </w:pPr>
            <w:r>
              <w:t>12</w:t>
            </w:r>
          </w:p>
        </w:tc>
        <w:tc>
          <w:tcPr>
            <w:tcW w:w="0" w:type="auto"/>
          </w:tcPr>
          <w:p w14:paraId="77060599" w14:textId="77777777" w:rsidR="007D34B9" w:rsidRDefault="00000000" w:rsidP="00723A4D">
            <w:pPr>
              <w:pStyle w:val="Compact"/>
            </w:pPr>
            <w:r>
              <w:t>80° 46.900</w:t>
            </w:r>
          </w:p>
        </w:tc>
        <w:tc>
          <w:tcPr>
            <w:tcW w:w="0" w:type="auto"/>
          </w:tcPr>
          <w:p w14:paraId="3D11B545" w14:textId="77777777" w:rsidR="007D34B9" w:rsidRDefault="00000000" w:rsidP="00723A4D">
            <w:pPr>
              <w:pStyle w:val="Compact"/>
            </w:pPr>
            <w:r>
              <w:t>80° 47.200</w:t>
            </w:r>
          </w:p>
        </w:tc>
      </w:tr>
      <w:tr w:rsidR="007D34B9" w14:paraId="39CADFEA" w14:textId="77777777">
        <w:tc>
          <w:tcPr>
            <w:tcW w:w="0" w:type="auto"/>
          </w:tcPr>
          <w:p w14:paraId="72A63593" w14:textId="77777777" w:rsidR="007D34B9" w:rsidRDefault="00000000" w:rsidP="00723A4D">
            <w:pPr>
              <w:pStyle w:val="Compact"/>
            </w:pPr>
            <w:r>
              <w:t>13</w:t>
            </w:r>
          </w:p>
        </w:tc>
        <w:tc>
          <w:tcPr>
            <w:tcW w:w="0" w:type="auto"/>
          </w:tcPr>
          <w:p w14:paraId="6D6233C6" w14:textId="77777777" w:rsidR="007D34B9" w:rsidRDefault="00000000" w:rsidP="00723A4D">
            <w:pPr>
              <w:pStyle w:val="Compact"/>
            </w:pPr>
            <w:r>
              <w:t>80° 47.500</w:t>
            </w:r>
          </w:p>
        </w:tc>
        <w:tc>
          <w:tcPr>
            <w:tcW w:w="0" w:type="auto"/>
          </w:tcPr>
          <w:p w14:paraId="6B691801" w14:textId="77777777" w:rsidR="007D34B9" w:rsidRDefault="00000000" w:rsidP="00723A4D">
            <w:pPr>
              <w:pStyle w:val="Compact"/>
            </w:pPr>
            <w:r>
              <w:t>80° 47.800</w:t>
            </w:r>
          </w:p>
        </w:tc>
      </w:tr>
      <w:tr w:rsidR="007D34B9" w14:paraId="1BBBCEED" w14:textId="77777777">
        <w:tc>
          <w:tcPr>
            <w:tcW w:w="0" w:type="auto"/>
          </w:tcPr>
          <w:p w14:paraId="36FCF018" w14:textId="77777777" w:rsidR="007D34B9" w:rsidRDefault="00000000" w:rsidP="00723A4D">
            <w:pPr>
              <w:pStyle w:val="Compact"/>
            </w:pPr>
            <w:r>
              <w:t>14</w:t>
            </w:r>
          </w:p>
        </w:tc>
        <w:tc>
          <w:tcPr>
            <w:tcW w:w="0" w:type="auto"/>
          </w:tcPr>
          <w:p w14:paraId="2093ABA0" w14:textId="77777777" w:rsidR="007D34B9" w:rsidRDefault="00000000" w:rsidP="00723A4D">
            <w:pPr>
              <w:pStyle w:val="Compact"/>
            </w:pPr>
            <w:r>
              <w:t>80° 48.100</w:t>
            </w:r>
          </w:p>
        </w:tc>
        <w:tc>
          <w:tcPr>
            <w:tcW w:w="0" w:type="auto"/>
          </w:tcPr>
          <w:p w14:paraId="5C2BE9F9" w14:textId="77777777" w:rsidR="007D34B9" w:rsidRDefault="00000000" w:rsidP="00723A4D">
            <w:pPr>
              <w:pStyle w:val="Compact"/>
            </w:pPr>
            <w:r>
              <w:t>80° 48.400</w:t>
            </w:r>
          </w:p>
        </w:tc>
      </w:tr>
      <w:tr w:rsidR="007D34B9" w14:paraId="636BEAE6" w14:textId="77777777">
        <w:tc>
          <w:tcPr>
            <w:tcW w:w="0" w:type="auto"/>
          </w:tcPr>
          <w:p w14:paraId="0EFE08EE" w14:textId="77777777" w:rsidR="007D34B9" w:rsidRDefault="00000000" w:rsidP="00723A4D">
            <w:pPr>
              <w:pStyle w:val="Compact"/>
            </w:pPr>
            <w:r>
              <w:t>15</w:t>
            </w:r>
          </w:p>
        </w:tc>
        <w:tc>
          <w:tcPr>
            <w:tcW w:w="0" w:type="auto"/>
          </w:tcPr>
          <w:p w14:paraId="42A95A18" w14:textId="77777777" w:rsidR="007D34B9" w:rsidRDefault="00000000" w:rsidP="00723A4D">
            <w:pPr>
              <w:pStyle w:val="Compact"/>
            </w:pPr>
            <w:r>
              <w:t>80° 48.700</w:t>
            </w:r>
          </w:p>
        </w:tc>
        <w:tc>
          <w:tcPr>
            <w:tcW w:w="0" w:type="auto"/>
          </w:tcPr>
          <w:p w14:paraId="75F21711" w14:textId="77777777" w:rsidR="007D34B9" w:rsidRDefault="00000000" w:rsidP="00723A4D">
            <w:pPr>
              <w:pStyle w:val="Compact"/>
            </w:pPr>
            <w:r>
              <w:t>80° 49.000</w:t>
            </w:r>
          </w:p>
        </w:tc>
      </w:tr>
      <w:tr w:rsidR="007D34B9" w14:paraId="21ABC63C" w14:textId="77777777">
        <w:tc>
          <w:tcPr>
            <w:tcW w:w="0" w:type="auto"/>
          </w:tcPr>
          <w:p w14:paraId="3E1F5FD5" w14:textId="77777777" w:rsidR="007D34B9" w:rsidRDefault="00000000" w:rsidP="00723A4D">
            <w:pPr>
              <w:pStyle w:val="Compact"/>
            </w:pPr>
            <w:r>
              <w:t>16</w:t>
            </w:r>
          </w:p>
        </w:tc>
        <w:tc>
          <w:tcPr>
            <w:tcW w:w="0" w:type="auto"/>
          </w:tcPr>
          <w:p w14:paraId="54AC45E5" w14:textId="77777777" w:rsidR="007D34B9" w:rsidRDefault="00000000" w:rsidP="00723A4D">
            <w:pPr>
              <w:pStyle w:val="Compact"/>
            </w:pPr>
            <w:r>
              <w:t>80° 49.300</w:t>
            </w:r>
          </w:p>
        </w:tc>
        <w:tc>
          <w:tcPr>
            <w:tcW w:w="0" w:type="auto"/>
          </w:tcPr>
          <w:p w14:paraId="70024206" w14:textId="77777777" w:rsidR="007D34B9" w:rsidRDefault="00000000" w:rsidP="00723A4D">
            <w:pPr>
              <w:pStyle w:val="Compact"/>
            </w:pPr>
            <w:r>
              <w:t>80° 49.600</w:t>
            </w:r>
          </w:p>
        </w:tc>
      </w:tr>
    </w:tbl>
    <w:p w14:paraId="55E0AE68" w14:textId="77777777" w:rsidR="007D34B9" w:rsidRDefault="00000000">
      <w:pPr>
        <w:pStyle w:val="Heading3"/>
      </w:pPr>
      <w:bookmarkStart w:id="110" w:name="_Toc209968488"/>
      <w:bookmarkStart w:id="111" w:name="nest-success"/>
      <w:bookmarkEnd w:id="78"/>
      <w:r>
        <w:t>Nest success</w:t>
      </w:r>
      <w:bookmarkEnd w:id="110"/>
    </w:p>
    <w:p w14:paraId="278FB7FB" w14:textId="77777777" w:rsidR="007D34B9" w:rsidRDefault="00000000" w:rsidP="00723A4D">
      <w:pPr>
        <w:pStyle w:val="FirstParagraph"/>
      </w:pPr>
      <w:r>
        <w:t>Since 1993, we have monitored nest success (probability of any nest producing one or more young) for White Ibis, Great Egrets and Wood Storks, respectively) by checking individually marked nests every 5 – 7 days during the breeding season. Colonies monitored each year were selected for their large size, species composition, and broad geographic representation. Many colonies are occupied by several species, and not all colony locations are active in each year (Frederick and Spalding 1994). We marked nests for study within colonies along 4-m wide belt transects oriented from the edge to areas of greatest nest density, marking all nests within the belts with numbered surveyors flagging.</w:t>
      </w:r>
    </w:p>
    <w:p w14:paraId="4F91D6C0" w14:textId="77777777" w:rsidR="007D34B9" w:rsidRDefault="00000000" w:rsidP="00723A4D">
      <w:pPr>
        <w:pStyle w:val="BodyText"/>
      </w:pPr>
      <w:r>
        <w:t xml:space="preserve">Colonies were monitored from the time most nests had progressed to incubation until all nests on the transects had either failed or fledged young at 14 days of age (White Ibis), 21 days of age (Great Egret) or 50 days (Wood Stork). On each visit, all nests were checked for contents using a mirror pole. Nests were identified to species based on construction materials, size, and egg and chick characteristics (McVaugh 1972). Nest start date was taken to be the date of laying of the first egg, determined based on either laying or hatching schedule. Nests were assumed to have failed when all eggs or chicks disappeared or were found dead prior to the fledging age (above). Barring more detailed evidence at the nest, timing of nest failure was assigned to the midpoint between nest checks. Nest success was </w:t>
      </w:r>
      <w:r>
        <w:lastRenderedPageBreak/>
        <w:t>calculated using the Mayfield method, which corrects for positive bias by accounting for early yet unobserved nest failures. Mayfield is calculated using a two-step process. The first step is to calculate the daily survival probability across all monitored nests in the colony.</w:t>
      </w:r>
    </w:p>
    <w:p w14:paraId="28E850EE" w14:textId="77777777" w:rsidR="007D34B9" w:rsidRDefault="00000000" w:rsidP="00723A4D">
      <w:pPr>
        <w:pStyle w:val="BodyText"/>
      </w:pPr>
      <m:oMathPara>
        <m:oMathParaPr>
          <m:jc m:val="center"/>
        </m:oMathParaPr>
        <m:oMath>
          <m:r>
            <m:rPr>
              <m:sty m:val="p"/>
            </m:rPr>
            <w:rPr>
              <w:rFonts w:ascii="Cambria Math" w:hAnsi="Cambria Math"/>
            </w:rPr>
            <m:t> </m:t>
          </m:r>
          <m:r>
            <w:rPr>
              <w:rFonts w:ascii="Cambria Math" w:hAnsi="Cambria Math"/>
            </w:rPr>
            <m:t>Pr</m:t>
          </m:r>
          <m:d>
            <m:dPr>
              <m:ctrlPr>
                <w:rPr>
                  <w:rFonts w:ascii="Cambria Math" w:hAnsi="Cambria Math"/>
                </w:rPr>
              </m:ctrlPr>
            </m:dPr>
            <m:e>
              <m:r>
                <w:rPr>
                  <w:rFonts w:ascii="Cambria Math" w:hAnsi="Cambria Math"/>
                </w:rPr>
                <m:t>Surviva</m:t>
              </m:r>
              <m:sSub>
                <m:sSubPr>
                  <m:ctrlPr>
                    <w:rPr>
                      <w:rFonts w:ascii="Cambria Math" w:hAnsi="Cambria Math"/>
                    </w:rPr>
                  </m:ctrlPr>
                </m:sSubPr>
                <m:e>
                  <m:r>
                    <w:rPr>
                      <w:rFonts w:ascii="Cambria Math" w:hAnsi="Cambria Math"/>
                    </w:rPr>
                    <m:t>l</m:t>
                  </m:r>
                </m:e>
                <m:sub>
                  <m:r>
                    <w:rPr>
                      <w:rFonts w:ascii="Cambria Math" w:hAnsi="Cambria Math"/>
                    </w:rPr>
                    <m:t>daily</m:t>
                  </m:r>
                </m:sub>
              </m:sSub>
            </m:e>
          </m:d>
          <m:r>
            <m:rPr>
              <m:sty m:val="p"/>
            </m:rPr>
            <w:rPr>
              <w:rFonts w:ascii="Cambria Math" w:hAnsi="Cambria Math"/>
            </w:rPr>
            <m:t>=</m:t>
          </m:r>
          <m:d>
            <m:dPr>
              <m:ctrlPr>
                <w:rPr>
                  <w:rFonts w:ascii="Cambria Math" w:hAnsi="Cambria Math"/>
                </w:rPr>
              </m:ctrlPr>
            </m:dPr>
            <m:e>
              <m:r>
                <w:rPr>
                  <w:rFonts w:ascii="Cambria Math" w:hAnsi="Cambria Math"/>
                </w:rPr>
                <m:t>Exposuredays</m:t>
              </m:r>
              <m:r>
                <m:rPr>
                  <m:sty m:val="p"/>
                </m:rPr>
                <w:rPr>
                  <w:rFonts w:ascii="Cambria Math" w:hAnsi="Cambria Math"/>
                </w:rPr>
                <m:t>-</m:t>
              </m:r>
              <m:r>
                <w:rPr>
                  <w:rFonts w:ascii="Cambria Math" w:hAnsi="Cambria Math"/>
                </w:rPr>
                <m:t>numberfailednests</m:t>
              </m:r>
            </m:e>
          </m:d>
          <m:r>
            <m:rPr>
              <m:sty m:val="p"/>
            </m:rPr>
            <w:rPr>
              <w:rFonts w:ascii="Cambria Math" w:hAnsi="Cambria Math"/>
            </w:rPr>
            <m:t>/</m:t>
          </m:r>
          <m:r>
            <w:rPr>
              <w:rFonts w:ascii="Cambria Math" w:hAnsi="Cambria Math"/>
            </w:rPr>
            <m:t>Exposuredays</m:t>
          </m:r>
        </m:oMath>
      </m:oMathPara>
    </w:p>
    <w:p w14:paraId="73757161" w14:textId="77777777" w:rsidR="007D34B9" w:rsidRDefault="00000000">
      <w:pPr>
        <w:pStyle w:val="FirstParagraph"/>
        <w:ind w:firstLine="0"/>
        <w:pPrChange w:id="112" w:author="Ernest, Morgan" w:date="2025-09-29T10:08:00Z" w16du:dateUtc="2025-09-29T14:08:00Z">
          <w:pPr>
            <w:pStyle w:val="FirstParagraph"/>
          </w:pPr>
        </w:pPrChange>
      </w:pPr>
      <w:r>
        <w:t>where exposure days is the sum across nests of the number of days each nest was active. This method estimates daily mortality probabilities based on the number of days each nest was observed, providing an average daily nest survival rate. Daily survival probability is then used to calculate nest success (the probability a nest will survive to produce at least one offspring):</w:t>
      </w:r>
    </w:p>
    <w:p w14:paraId="7B8B9BE8" w14:textId="77777777" w:rsidR="007D34B9" w:rsidRDefault="00000000" w:rsidP="00723A4D">
      <w:pPr>
        <w:pStyle w:val="BodyText"/>
      </w:pPr>
      <m:oMathPara>
        <m:oMathParaPr>
          <m:jc m:val="center"/>
        </m:oMathParaPr>
        <m:oMath>
          <m:r>
            <m:rPr>
              <m:sty m:val="p"/>
            </m:rPr>
            <w:rPr>
              <w:rFonts w:ascii="Cambria Math" w:hAnsi="Cambria Math"/>
            </w:rPr>
            <m:t> </m:t>
          </m:r>
          <m:r>
            <w:rPr>
              <w:rFonts w:ascii="Cambria Math" w:hAnsi="Cambria Math"/>
            </w:rPr>
            <m:t>NestSuccess</m:t>
          </m:r>
          <m:r>
            <m:rPr>
              <m:sty m:val="p"/>
            </m:rPr>
            <w:rPr>
              <w:rFonts w:ascii="Cambria Math" w:hAnsi="Cambria Math"/>
            </w:rPr>
            <m:t>=</m:t>
          </m:r>
          <m:r>
            <w:rPr>
              <w:rFonts w:ascii="Cambria Math" w:hAnsi="Cambria Math"/>
            </w:rPr>
            <m:t>Pr</m:t>
          </m:r>
          <m:sSup>
            <m:sSupPr>
              <m:ctrlPr>
                <w:rPr>
                  <w:rFonts w:ascii="Cambria Math" w:hAnsi="Cambria Math"/>
                </w:rPr>
              </m:ctrlPr>
            </m:sSupPr>
            <m:e>
              <m:d>
                <m:dPr>
                  <m:ctrlPr>
                    <w:rPr>
                      <w:rFonts w:ascii="Cambria Math" w:hAnsi="Cambria Math"/>
                    </w:rPr>
                  </m:ctrlPr>
                </m:dPr>
                <m:e>
                  <m:r>
                    <w:rPr>
                      <w:rFonts w:ascii="Cambria Math" w:hAnsi="Cambria Math"/>
                    </w:rPr>
                    <m:t>Surviva</m:t>
                  </m:r>
                  <m:sSub>
                    <m:sSubPr>
                      <m:ctrlPr>
                        <w:rPr>
                          <w:rFonts w:ascii="Cambria Math" w:hAnsi="Cambria Math"/>
                        </w:rPr>
                      </m:ctrlPr>
                    </m:sSubPr>
                    <m:e>
                      <m:r>
                        <w:rPr>
                          <w:rFonts w:ascii="Cambria Math" w:hAnsi="Cambria Math"/>
                        </w:rPr>
                        <m:t>l</m:t>
                      </m:r>
                    </m:e>
                    <m:sub>
                      <m:r>
                        <w:rPr>
                          <w:rFonts w:ascii="Cambria Math" w:hAnsi="Cambria Math"/>
                        </w:rPr>
                        <m:t>daily</m:t>
                      </m:r>
                    </m:sub>
                  </m:sSub>
                </m:e>
              </m:d>
            </m:e>
            <m:sup>
              <m:r>
                <w:rPr>
                  <w:rFonts w:ascii="Cambria Math" w:hAnsi="Cambria Math"/>
                </w:rPr>
                <m:t>NestingLength</m:t>
              </m:r>
            </m:sup>
          </m:sSup>
        </m:oMath>
      </m:oMathPara>
    </w:p>
    <w:p w14:paraId="35E91548" w14:textId="77777777" w:rsidR="007D34B9" w:rsidRDefault="00000000" w:rsidP="00723A4D">
      <w:pPr>
        <w:pStyle w:val="FirstParagraph"/>
      </w:pPr>
      <w:r>
        <w:t>Stage-specific survival was calculated separately for incubation and nestling stages to account for differences in failure rates between the two. Nest success was expressed over all nests of each species from all colonies within any breeding year, as a probability of the nest surviving to produce at least one young of the predetermined age of fledging (Mayfield 1961, 1975, Hensler 1985).</w:t>
      </w:r>
    </w:p>
    <w:p w14:paraId="49E24AB1" w14:textId="30C78C51" w:rsidR="007D34B9" w:rsidRDefault="00000000" w:rsidP="00723A4D">
      <w:pPr>
        <w:pStyle w:val="BodyText"/>
      </w:pPr>
      <w:r>
        <w:t>In 2025, we attempted a novel approach to conducting Wood Stork nest checks. Nesting habits of Wood Storks in Cypress and other taller vegetation in WCA 3 make ground-based nest checks infeasible</w:t>
      </w:r>
      <w:ins w:id="113" w:author="Ernest, Morgan" w:date="2025-09-29T10:09:00Z" w16du:dateUtc="2025-09-29T14:09:00Z">
        <w:r w:rsidR="00723A4D">
          <w:t xml:space="preserve"> (only 1 nest was accessible this year)</w:t>
        </w:r>
      </w:ins>
      <w:r>
        <w:t>. Instead, nests were checked by analyzing UAV imagery. UAV flights (funded by a separate agency) were conducted over each colony every 5 - 7 days at a height of 250 ft</w:t>
      </w:r>
      <w:ins w:id="114" w:author="Ernest, Morgan" w:date="2025-09-29T10:09:00Z" w16du:dateUtc="2025-09-29T14:09:00Z">
        <w:r w:rsidR="00723A4D">
          <w:t>.</w:t>
        </w:r>
      </w:ins>
      <w:r>
        <w:t xml:space="preserve"> Areas of each colony were then selected for analysis based on general WOST nest density. Frames from each of the weekly flights that covered the selected areas were assessed to determine nest contents, attempting to be as comparable to ground-based methods as possible. While this method has provided a viable alternative to ground-based nest checks, there are some limitations. It is not possible to determine clutch size, as adults remain incubating during UAV flights a vast majority of the time. There is also more uncertainty in determining accurate hatch dates as it is difficult to discern early brooding from incubation when the chicks are still very small. Nest success methods, like the Mayfield Method, can be very sensitive to small differences in timing estimates (i.e. exposure days). Current estimates based on drone surveys should be treated carefully until additional work can be conducted to compare drone-based and ground-based estimates of nest success.</w:t>
      </w:r>
    </w:p>
    <w:p w14:paraId="0958327C" w14:textId="77777777" w:rsidR="007D34B9" w:rsidRDefault="00000000">
      <w:pPr>
        <w:pStyle w:val="Heading2"/>
      </w:pPr>
      <w:bookmarkStart w:id="115" w:name="_Toc209968489"/>
      <w:bookmarkStart w:id="116" w:name="results"/>
      <w:bookmarkEnd w:id="74"/>
      <w:bookmarkEnd w:id="111"/>
      <w:r>
        <w:t>Results</w:t>
      </w:r>
      <w:bookmarkEnd w:id="115"/>
    </w:p>
    <w:p w14:paraId="17956BC8" w14:textId="77777777" w:rsidR="007D34B9" w:rsidRDefault="00000000">
      <w:pPr>
        <w:pStyle w:val="Heading3"/>
      </w:pPr>
      <w:bookmarkStart w:id="117" w:name="_Toc209968490"/>
      <w:bookmarkStart w:id="118" w:name="weather-and-water-conditions"/>
      <w:r>
        <w:t>Weather and Water Conditions</w:t>
      </w:r>
      <w:bookmarkEnd w:id="117"/>
    </w:p>
    <w:p w14:paraId="5A549BFD" w14:textId="77777777" w:rsidR="007D34B9" w:rsidRDefault="00000000">
      <w:pPr>
        <w:pStyle w:val="Heading4"/>
      </w:pPr>
      <w:bookmarkStart w:id="119" w:name="hydrology"/>
      <w:r>
        <w:t>Hydrology</w:t>
      </w:r>
    </w:p>
    <w:p w14:paraId="7AF12BEC" w14:textId="7E700BAD" w:rsidR="007D34B9" w:rsidRDefault="0080215E" w:rsidP="00723A4D">
      <w:pPr>
        <w:pStyle w:val="FirstParagraph"/>
        <w:rPr>
          <w:ins w:id="120" w:author="Ernest, Morgan" w:date="2025-09-29T10:17:00Z" w16du:dateUtc="2025-09-29T14:17:00Z"/>
        </w:rPr>
      </w:pPr>
      <w:ins w:id="121" w:author="Ernest, Morgan" w:date="2025-09-29T10:27:00Z" w16du:dateUtc="2025-09-29T14:27:00Z">
        <w:r>
          <w:t>At the</w:t>
        </w:r>
      </w:ins>
      <w:ins w:id="122" w:author="Ernest, Morgan" w:date="2025-09-29T10:26:00Z" w16du:dateUtc="2025-09-29T14:26:00Z">
        <w:r>
          <w:t xml:space="preserve"> end of the wet season (November 2024) before the 2025 breeding season</w:t>
        </w:r>
      </w:ins>
      <w:ins w:id="123" w:author="Ernest, Morgan" w:date="2025-09-29T10:27:00Z" w16du:dateUtc="2025-09-29T14:27:00Z">
        <w:r>
          <w:t>, WCA3 water depts were at a 4-year high</w:t>
        </w:r>
      </w:ins>
      <w:del w:id="124" w:author="Ernest, Morgan" w:date="2025-09-29T10:27:00Z" w16du:dateUtc="2025-09-29T14:27:00Z">
        <w:r w:rsidDel="0080215E">
          <w:delText>At the start of 2025, water level in WCA 3 was average but rapidly dropping</w:delText>
        </w:r>
      </w:del>
      <w:del w:id="125" w:author="Ernest, Morgan" w:date="2025-09-29T10:24:00Z" w16du:dateUtc="2025-09-29T14:24:00Z">
        <w:r w:rsidDel="0080215E">
          <w:delText>. Initial water levels had reached a 4-year high by the end of the preceding rainy season</w:delText>
        </w:r>
      </w:del>
      <w:r>
        <w:t xml:space="preserve">. </w:t>
      </w:r>
      <w:ins w:id="126" w:author="Ernest, Morgan" w:date="2025-09-29T10:27:00Z" w16du:dateUtc="2025-09-29T14:27:00Z">
        <w:r>
          <w:t>These h</w:t>
        </w:r>
      </w:ins>
      <w:ins w:id="127" w:author="Ernest, Morgan" w:date="2025-09-29T10:25:00Z" w16du:dateUtc="2025-09-29T14:25:00Z">
        <w:r>
          <w:t xml:space="preserve">igh </w:t>
        </w:r>
      </w:ins>
      <w:ins w:id="128" w:author="Ernest, Morgan" w:date="2025-09-29T10:27:00Z" w16du:dateUtc="2025-09-29T14:27:00Z">
        <w:r>
          <w:t>dept</w:t>
        </w:r>
      </w:ins>
      <w:ins w:id="129" w:author="Ernest, Morgan" w:date="2025-09-29T10:28:00Z" w16du:dateUtc="2025-09-29T14:28:00Z">
        <w:r>
          <w:t>hs</w:t>
        </w:r>
      </w:ins>
      <w:ins w:id="130" w:author="Ernest, Morgan" w:date="2025-09-29T10:25:00Z" w16du:dateUtc="2025-09-29T14:25:00Z">
        <w:r>
          <w:t xml:space="preserve"> </w:t>
        </w:r>
      </w:ins>
      <w:ins w:id="131" w:author="Ernest, Morgan" w:date="2025-09-29T10:28:00Z" w16du:dateUtc="2025-09-29T14:28:00Z">
        <w:r>
          <w:t>were the culmination of</w:t>
        </w:r>
      </w:ins>
      <w:ins w:id="132" w:author="Ernest, Morgan" w:date="2025-09-29T10:25:00Z" w16du:dateUtc="2025-09-29T14:25:00Z">
        <w:r>
          <w:t xml:space="preserve"> from </w:t>
        </w:r>
      </w:ins>
      <w:del w:id="133" w:author="Ernest, Morgan" w:date="2025-09-29T10:25:00Z" w16du:dateUtc="2025-09-29T14:25:00Z">
        <w:r w:rsidDel="0080215E">
          <w:delText xml:space="preserve">This was the result of </w:delText>
        </w:r>
      </w:del>
      <w:r>
        <w:t xml:space="preserve">numerous reversals during the prior year’s breeding season that left water levels at a 7-year high, along </w:t>
      </w:r>
      <w:r>
        <w:lastRenderedPageBreak/>
        <w:t xml:space="preserve">with several major rain events from June through mid-July. </w:t>
      </w:r>
      <w:ins w:id="134" w:author="Ernest, Morgan" w:date="2025-09-29T10:28:00Z" w16du:dateUtc="2025-09-29T14:28:00Z">
        <w:r>
          <w:t>These high depths in November 2024 decreased sharply</w:t>
        </w:r>
      </w:ins>
      <w:ins w:id="135" w:author="Ernest, Morgan" w:date="2025-09-29T10:29:00Z" w16du:dateUtc="2025-09-29T14:29:00Z">
        <w:r>
          <w:t xml:space="preserve"> beginning</w:t>
        </w:r>
      </w:ins>
      <w:ins w:id="136" w:author="Ernest, Morgan" w:date="2025-09-29T10:28:00Z" w16du:dateUtc="2025-09-29T14:28:00Z">
        <w:r>
          <w:t xml:space="preserve"> </w:t>
        </w:r>
      </w:ins>
      <w:del w:id="137" w:author="Ernest, Morgan" w:date="2025-09-29T10:29:00Z" w16du:dateUtc="2025-09-29T14:29:00Z">
        <w:r w:rsidDel="0080215E">
          <w:delText xml:space="preserve">This was followed by an intense draw down beginning </w:delText>
        </w:r>
      </w:del>
      <w:r>
        <w:t xml:space="preserve">in November and continuing through April, with one minor reversal March 30th. </w:t>
      </w:r>
      <w:ins w:id="138" w:author="Ernest, Morgan" w:date="2025-09-29T10:29:00Z" w16du:dateUtc="2025-09-29T14:29:00Z">
        <w:r>
          <w:t xml:space="preserve">This resulted in </w:t>
        </w:r>
        <w:proofErr w:type="gramStart"/>
        <w:r>
          <w:t>fairly average</w:t>
        </w:r>
        <w:proofErr w:type="gramEnd"/>
        <w:r>
          <w:t xml:space="preserve"> water depths in WCA3 when the breeding season began in January. </w:t>
        </w:r>
      </w:ins>
      <w:r>
        <w:t xml:space="preserve">Three minor rain events throughout May and a fourth on June 02 brought water levels back to what they were at the start of April, but overall levels remained at or below mean monthly minimums. In contrast, </w:t>
      </w:r>
      <w:ins w:id="139" w:author="Ernest, Morgan" w:date="2025-09-29T10:30:00Z" w16du:dateUtc="2025-09-29T14:30:00Z">
        <w:r>
          <w:t xml:space="preserve">other regions of the Greater Everglades did not reach such high depths </w:t>
        </w:r>
      </w:ins>
      <w:ins w:id="140" w:author="Ernest, Morgan" w:date="2025-09-29T10:31:00Z" w16du:dateUtc="2025-09-29T14:31:00Z">
        <w:r>
          <w:t>prior to the breeding season (as seen in thei</w:t>
        </w:r>
      </w:ins>
      <w:ins w:id="141" w:author="Ernest, Morgan" w:date="2025-09-29T10:33:00Z" w16du:dateUtc="2025-09-29T14:33:00Z">
        <w:r w:rsidR="00C23C6F">
          <w:t>r</w:t>
        </w:r>
      </w:ins>
      <w:ins w:id="142" w:author="Ernest, Morgan" w:date="2025-09-29T10:31:00Z" w16du:dateUtc="2025-09-29T14:31:00Z">
        <w:r>
          <w:t xml:space="preserve"> position </w:t>
        </w:r>
      </w:ins>
      <w:ins w:id="143" w:author="Ernest, Morgan" w:date="2025-09-29T10:47:00Z" w16du:dateUtc="2025-09-29T14:47:00Z">
        <w:r w:rsidR="00E7314D">
          <w:t>relative to the mean monthly maximums</w:t>
        </w:r>
      </w:ins>
      <w:ins w:id="144" w:author="Ernest, Morgan" w:date="2025-09-29T10:48:00Z" w16du:dateUtc="2025-09-29T14:48:00Z">
        <w:r w:rsidR="00E7314D">
          <w:t xml:space="preserve"> [+]</w:t>
        </w:r>
      </w:ins>
      <w:ins w:id="145" w:author="Ernest, Morgan" w:date="2025-09-29T10:47:00Z" w16du:dateUtc="2025-09-29T14:47:00Z">
        <w:r w:rsidR="00E7314D">
          <w:t xml:space="preserve"> and minimums </w:t>
        </w:r>
      </w:ins>
      <w:ins w:id="146" w:author="Ernest, Morgan" w:date="2025-09-29T10:48:00Z" w16du:dateUtc="2025-09-29T14:48:00Z">
        <w:r w:rsidR="00E7314D">
          <w:t xml:space="preserve">[x] </w:t>
        </w:r>
      </w:ins>
      <w:ins w:id="147" w:author="Ernest, Morgan" w:date="2025-09-29T10:47:00Z" w16du:dateUtc="2025-09-29T14:47:00Z">
        <w:r w:rsidR="00E7314D">
          <w:t>in</w:t>
        </w:r>
      </w:ins>
      <w:ins w:id="148" w:author="Ernest, Morgan" w:date="2025-09-29T10:31:00Z" w16du:dateUtc="2025-09-29T14:31:00Z">
        <w:r>
          <w:t xml:space="preserve"> Figures 2-6). </w:t>
        </w:r>
      </w:ins>
      <w:del w:id="149" w:author="Ernest, Morgan" w:date="2025-09-29T10:33:00Z" w16du:dateUtc="2025-09-29T14:33:00Z">
        <w:r w:rsidDel="00C23C6F">
          <w:delText>WCA 1 maintained a slow and gradual draw down throughout the season (Figures 2 - 6).</w:delText>
        </w:r>
      </w:del>
    </w:p>
    <w:tbl>
      <w:tblPr>
        <w:tblStyle w:val="TableGrid"/>
        <w:tblW w:w="0" w:type="auto"/>
        <w:tblLook w:val="04A0" w:firstRow="1" w:lastRow="0" w:firstColumn="1" w:lastColumn="0" w:noHBand="0" w:noVBand="1"/>
      </w:tblPr>
      <w:tblGrid>
        <w:gridCol w:w="4686"/>
        <w:gridCol w:w="4664"/>
      </w:tblGrid>
      <w:tr w:rsidR="0084050D" w14:paraId="6D0B0AB0" w14:textId="77777777" w:rsidTr="0084050D">
        <w:trPr>
          <w:ins w:id="150" w:author="Ernest, Morgan" w:date="2025-09-29T10:17:00Z"/>
        </w:trPr>
        <w:tc>
          <w:tcPr>
            <w:tcW w:w="4675" w:type="dxa"/>
          </w:tcPr>
          <w:p w14:paraId="0ADBE127" w14:textId="3E15C534" w:rsidR="0084050D" w:rsidRDefault="0084050D" w:rsidP="0084050D">
            <w:pPr>
              <w:pStyle w:val="BodyText"/>
              <w:ind w:firstLine="0"/>
              <w:rPr>
                <w:ins w:id="151" w:author="Ernest, Morgan" w:date="2025-09-29T10:17:00Z" w16du:dateUtc="2025-09-29T14:17:00Z"/>
              </w:rPr>
            </w:pPr>
            <w:ins w:id="152" w:author="Ernest, Morgan" w:date="2025-09-29T10:17:00Z" w16du:dateUtc="2025-09-29T14:17:00Z">
              <w:r>
                <w:rPr>
                  <w:noProof/>
                </w:rPr>
                <w:drawing>
                  <wp:inline distT="0" distB="0" distL="0" distR="0" wp14:anchorId="643B2FE2" wp14:editId="5C4662C6">
                    <wp:extent cx="2834640" cy="2295144"/>
                    <wp:effectExtent l="0" t="0" r="3810" b="0"/>
                    <wp:docPr id="893619053" name="Picture" descr="Figure 2: Mean daily water stage in central WCA 3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36" name="Picture" descr="usace_2025_files/figure-docx/waterplot3-1.png"/>
                            <pic:cNvPicPr>
                              <a:picLocks noChangeAspect="1" noChangeArrowheads="1"/>
                            </pic:cNvPicPr>
                          </pic:nvPicPr>
                          <pic:blipFill>
                            <a:blip r:embed="rId10"/>
                            <a:stretch>
                              <a:fillRect/>
                            </a:stretch>
                          </pic:blipFill>
                          <pic:spPr bwMode="auto">
                            <a:xfrm>
                              <a:off x="0" y="0"/>
                              <a:ext cx="2834640" cy="2295144"/>
                            </a:xfrm>
                            <a:prstGeom prst="rect">
                              <a:avLst/>
                            </a:prstGeom>
                            <a:noFill/>
                            <a:ln w="9525">
                              <a:noFill/>
                              <a:headEnd/>
                              <a:tailEnd/>
                            </a:ln>
                          </pic:spPr>
                        </pic:pic>
                      </a:graphicData>
                    </a:graphic>
                  </wp:inline>
                </w:drawing>
              </w:r>
            </w:ins>
          </w:p>
        </w:tc>
        <w:tc>
          <w:tcPr>
            <w:tcW w:w="4675" w:type="dxa"/>
          </w:tcPr>
          <w:p w14:paraId="30594DD1" w14:textId="66ACD603" w:rsidR="0084050D" w:rsidRDefault="0084050D">
            <w:pPr>
              <w:pStyle w:val="ImageCaption"/>
              <w:rPr>
                <w:ins w:id="153" w:author="Ernest, Morgan" w:date="2025-09-29T10:17:00Z" w16du:dateUtc="2025-09-29T14:17:00Z"/>
              </w:rPr>
              <w:pPrChange w:id="154" w:author="Ernest, Morgan" w:date="2025-09-29T10:17:00Z" w16du:dateUtc="2025-09-29T14:17:00Z">
                <w:pPr>
                  <w:pStyle w:val="BodyText"/>
                  <w:ind w:firstLine="0"/>
                </w:pPr>
              </w:pPrChange>
            </w:pPr>
            <w:ins w:id="155" w:author="Ernest, Morgan" w:date="2025-09-29T10:17:00Z" w16du:dateUtc="2025-09-29T14:17:00Z">
              <w:r>
                <w:t xml:space="preserve">Figure 2: Mean daily water stage in central </w:t>
              </w:r>
              <w:r w:rsidRPr="0084050D">
                <w:rPr>
                  <w:b/>
                  <w:bCs/>
                  <w:rPrChange w:id="156" w:author="Ernest, Morgan" w:date="2025-09-29T10:21:00Z" w16du:dateUtc="2025-09-29T14:21:00Z">
                    <w:rPr/>
                  </w:rPrChange>
                </w:rPr>
                <w:t>WCA 3</w:t>
              </w:r>
              <w:r>
                <w:t xml:space="preserve"> (red line), as well as minimum and maximum envelope (red shaded). Stage is shown in relation to mean monthly maximums (+) and minimums (x) for the period of record, and one standard deviation </w:t>
              </w:r>
              <w:proofErr w:type="gramStart"/>
              <w:r>
                <w:t>in excess of</w:t>
              </w:r>
              <w:proofErr w:type="gramEnd"/>
              <w:r>
                <w:t xml:space="preserve"> mean monthly maximums (+) and below minimums (x).</w:t>
              </w:r>
            </w:ins>
          </w:p>
        </w:tc>
      </w:tr>
    </w:tbl>
    <w:p w14:paraId="4437D161" w14:textId="5E9EB50D" w:rsidR="0084050D" w:rsidDel="0084050D" w:rsidRDefault="0084050D">
      <w:pPr>
        <w:pStyle w:val="CaptionedFigure"/>
        <w:rPr>
          <w:del w:id="157" w:author="Ernest, Morgan" w:date="2025-09-29T10:18:00Z" w16du:dateUtc="2025-09-29T14:18:00Z"/>
        </w:rPr>
      </w:pPr>
    </w:p>
    <w:p w14:paraId="0B879DC0" w14:textId="77777777" w:rsidR="0084050D" w:rsidRDefault="0084050D" w:rsidP="0084050D">
      <w:pPr>
        <w:pStyle w:val="BodyText"/>
        <w:ind w:firstLine="0"/>
        <w:rPr>
          <w:ins w:id="158" w:author="Ernest, Morgan" w:date="2025-09-29T10:18:00Z" w16du:dateUtc="2025-09-29T14:18:00Z"/>
        </w:rPr>
      </w:pPr>
    </w:p>
    <w:tbl>
      <w:tblPr>
        <w:tblStyle w:val="TableGrid"/>
        <w:tblW w:w="0" w:type="auto"/>
        <w:tblLook w:val="04A0" w:firstRow="1" w:lastRow="0" w:firstColumn="1" w:lastColumn="0" w:noHBand="0" w:noVBand="1"/>
      </w:tblPr>
      <w:tblGrid>
        <w:gridCol w:w="4686"/>
        <w:gridCol w:w="4664"/>
      </w:tblGrid>
      <w:tr w:rsidR="0084050D" w14:paraId="272612BD" w14:textId="77777777" w:rsidTr="0084050D">
        <w:trPr>
          <w:ins w:id="159" w:author="Ernest, Morgan" w:date="2025-09-29T10:18:00Z"/>
        </w:trPr>
        <w:tc>
          <w:tcPr>
            <w:tcW w:w="4675" w:type="dxa"/>
          </w:tcPr>
          <w:p w14:paraId="7554A546" w14:textId="520007CA" w:rsidR="0084050D" w:rsidRDefault="0084050D" w:rsidP="0084050D">
            <w:pPr>
              <w:pStyle w:val="BodyText"/>
              <w:ind w:firstLine="0"/>
              <w:rPr>
                <w:ins w:id="160" w:author="Ernest, Morgan" w:date="2025-09-29T10:18:00Z" w16du:dateUtc="2025-09-29T14:18:00Z"/>
              </w:rPr>
            </w:pPr>
            <w:ins w:id="161" w:author="Ernest, Morgan" w:date="2025-09-29T10:18:00Z" w16du:dateUtc="2025-09-29T14:18:00Z">
              <w:r>
                <w:rPr>
                  <w:noProof/>
                </w:rPr>
                <w:drawing>
                  <wp:inline distT="0" distB="0" distL="0" distR="0" wp14:anchorId="6637A01B" wp14:editId="291CD29D">
                    <wp:extent cx="2834640" cy="2276856"/>
                    <wp:effectExtent l="0" t="0" r="3810" b="9525"/>
                    <wp:docPr id="1116351011" name="Picture" descr="Figure 3: Mean daily water stage in central WCA 2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0" name="Picture" descr="usace_2025_files/figure-docx/waterplot2-1.png"/>
                            <pic:cNvPicPr>
                              <a:picLocks noChangeAspect="1" noChangeArrowheads="1"/>
                            </pic:cNvPicPr>
                          </pic:nvPicPr>
                          <pic:blipFill>
                            <a:blip r:embed="rId11"/>
                            <a:stretch>
                              <a:fillRect/>
                            </a:stretch>
                          </pic:blipFill>
                          <pic:spPr bwMode="auto">
                            <a:xfrm>
                              <a:off x="0" y="0"/>
                              <a:ext cx="2834640" cy="2276856"/>
                            </a:xfrm>
                            <a:prstGeom prst="rect">
                              <a:avLst/>
                            </a:prstGeom>
                            <a:noFill/>
                            <a:ln w="9525">
                              <a:noFill/>
                              <a:headEnd/>
                              <a:tailEnd/>
                            </a:ln>
                          </pic:spPr>
                        </pic:pic>
                      </a:graphicData>
                    </a:graphic>
                  </wp:inline>
                </w:drawing>
              </w:r>
            </w:ins>
          </w:p>
        </w:tc>
        <w:tc>
          <w:tcPr>
            <w:tcW w:w="4675" w:type="dxa"/>
          </w:tcPr>
          <w:p w14:paraId="7C23A311" w14:textId="77777777" w:rsidR="0084050D" w:rsidRDefault="0084050D" w:rsidP="0084050D">
            <w:pPr>
              <w:pStyle w:val="ImageCaption"/>
              <w:rPr>
                <w:ins w:id="162" w:author="Ernest, Morgan" w:date="2025-09-29T10:19:00Z" w16du:dateUtc="2025-09-29T14:19:00Z"/>
              </w:rPr>
            </w:pPr>
            <w:ins w:id="163" w:author="Ernest, Morgan" w:date="2025-09-29T10:19:00Z" w16du:dateUtc="2025-09-29T14:19:00Z">
              <w:r>
                <w:t xml:space="preserve">Figure 3: Mean daily water stage in central </w:t>
              </w:r>
              <w:r w:rsidRPr="0084050D">
                <w:rPr>
                  <w:b/>
                  <w:bCs/>
                  <w:rPrChange w:id="164" w:author="Ernest, Morgan" w:date="2025-09-29T10:21:00Z" w16du:dateUtc="2025-09-29T14:21:00Z">
                    <w:rPr/>
                  </w:rPrChange>
                </w:rPr>
                <w:t>WCA 2</w:t>
              </w:r>
              <w:r>
                <w:t xml:space="preserve"> (red line), as well as minimum and maximum envelope (red shaded). Stage is shown in relation to mean monthly maximums (+) and minimums (x) for the period of record, and one standard deviation </w:t>
              </w:r>
              <w:proofErr w:type="gramStart"/>
              <w:r>
                <w:t>in excess of</w:t>
              </w:r>
              <w:proofErr w:type="gramEnd"/>
              <w:r>
                <w:t xml:space="preserve"> mean monthly maximums (+) and below minimums (x).</w:t>
              </w:r>
            </w:ins>
          </w:p>
          <w:p w14:paraId="4B556C3C" w14:textId="77777777" w:rsidR="0084050D" w:rsidRDefault="0084050D" w:rsidP="0084050D">
            <w:pPr>
              <w:pStyle w:val="BodyText"/>
              <w:ind w:firstLine="0"/>
              <w:rPr>
                <w:ins w:id="165" w:author="Ernest, Morgan" w:date="2025-09-29T10:18:00Z" w16du:dateUtc="2025-09-29T14:18:00Z"/>
              </w:rPr>
            </w:pPr>
          </w:p>
        </w:tc>
      </w:tr>
    </w:tbl>
    <w:p w14:paraId="28EFE484" w14:textId="77777777" w:rsidR="0084050D" w:rsidRPr="0084050D" w:rsidRDefault="0084050D">
      <w:pPr>
        <w:pStyle w:val="BodyText"/>
        <w:ind w:firstLine="0"/>
        <w:rPr>
          <w:ins w:id="166" w:author="Ernest, Morgan" w:date="2025-09-29T10:18:00Z" w16du:dateUtc="2025-09-29T14:18:00Z"/>
        </w:rPr>
        <w:pPrChange w:id="167" w:author="Ernest, Morgan" w:date="2025-09-29T10:18:00Z" w16du:dateUtc="2025-09-29T14:18:00Z">
          <w:pPr>
            <w:pStyle w:val="FirstParagraph"/>
          </w:pPr>
        </w:pPrChange>
      </w:pPr>
    </w:p>
    <w:p w14:paraId="112EF5F9" w14:textId="0D5778FB" w:rsidR="007D34B9" w:rsidRDefault="00000000">
      <w:pPr>
        <w:pStyle w:val="CaptionedFigure"/>
      </w:pPr>
      <w:del w:id="168" w:author="Ernest, Morgan" w:date="2025-09-29T10:17:00Z" w16du:dateUtc="2025-09-29T14:17:00Z">
        <w:r w:rsidDel="0084050D">
          <w:rPr>
            <w:noProof/>
          </w:rPr>
          <w:lastRenderedPageBreak/>
          <w:drawing>
            <wp:inline distT="0" distB="0" distL="0" distR="0" wp14:anchorId="03E332A6" wp14:editId="6FC8DAA5">
              <wp:extent cx="2838091" cy="2406770"/>
              <wp:effectExtent l="0" t="0" r="635" b="0"/>
              <wp:docPr id="35" name="Picture" descr="Figure 2: Mean daily water stage in central WCA 3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36" name="Picture" descr="usace_2025_files/figure-docx/waterplot3-1.png"/>
                      <pic:cNvPicPr>
                        <a:picLocks noChangeAspect="1" noChangeArrowheads="1"/>
                      </pic:cNvPicPr>
                    </pic:nvPicPr>
                    <pic:blipFill>
                      <a:blip r:embed="rId10"/>
                      <a:stretch>
                        <a:fillRect/>
                      </a:stretch>
                    </pic:blipFill>
                    <pic:spPr bwMode="auto">
                      <a:xfrm>
                        <a:off x="0" y="0"/>
                        <a:ext cx="2872208" cy="2435702"/>
                      </a:xfrm>
                      <a:prstGeom prst="rect">
                        <a:avLst/>
                      </a:prstGeom>
                      <a:noFill/>
                      <a:ln w="9525">
                        <a:noFill/>
                        <a:headEnd/>
                        <a:tailEnd/>
                      </a:ln>
                    </pic:spPr>
                  </pic:pic>
                </a:graphicData>
              </a:graphic>
            </wp:inline>
          </w:drawing>
        </w:r>
      </w:del>
    </w:p>
    <w:p w14:paraId="519F00E3" w14:textId="31D28D8D" w:rsidR="007D34B9" w:rsidDel="0084050D" w:rsidRDefault="00000000">
      <w:pPr>
        <w:pStyle w:val="ImageCaption"/>
        <w:rPr>
          <w:del w:id="169" w:author="Ernest, Morgan" w:date="2025-09-29T10:17:00Z" w16du:dateUtc="2025-09-29T14:17:00Z"/>
        </w:rPr>
      </w:pPr>
      <w:del w:id="170" w:author="Ernest, Morgan" w:date="2025-09-29T10:17:00Z" w16du:dateUtc="2025-09-29T14:17:00Z">
        <w:r w:rsidDel="0084050D">
          <w:delText>Figure 2: Mean daily water stage in central WCA 3 (red line), as well as minimum and maximum envelope (red shaded). Stage is shown in relation to mean monthly maximums (+) and minimums (x) for the period of record, and one standard deviation in excess of mean monthly maximums (+) and below minimums (x).</w:delText>
        </w:r>
      </w:del>
    </w:p>
    <w:p w14:paraId="3012E8E3" w14:textId="77777777" w:rsidR="00A87FE5" w:rsidRDefault="00A87FE5">
      <w:pPr>
        <w:pStyle w:val="ImageCaption"/>
      </w:pPr>
    </w:p>
    <w:tbl>
      <w:tblPr>
        <w:tblStyle w:val="TableGrid"/>
        <w:tblW w:w="0" w:type="auto"/>
        <w:tblLook w:val="04A0" w:firstRow="1" w:lastRow="0" w:firstColumn="1" w:lastColumn="0" w:noHBand="0" w:noVBand="1"/>
        <w:tblPrChange w:id="171" w:author="Ernest, Morgan" w:date="2025-09-29T10:22:00Z" w16du:dateUtc="2025-09-29T14:22:00Z">
          <w:tblPr>
            <w:tblStyle w:val="TableGrid"/>
            <w:tblW w:w="0" w:type="auto"/>
            <w:tblLook w:val="04A0" w:firstRow="1" w:lastRow="0" w:firstColumn="1" w:lastColumn="0" w:noHBand="0" w:noVBand="1"/>
          </w:tblPr>
        </w:tblPrChange>
      </w:tblPr>
      <w:tblGrid>
        <w:gridCol w:w="4675"/>
        <w:gridCol w:w="4675"/>
        <w:tblGridChange w:id="172">
          <w:tblGrid>
            <w:gridCol w:w="4675"/>
            <w:gridCol w:w="4675"/>
          </w:tblGrid>
        </w:tblGridChange>
      </w:tblGrid>
      <w:tr w:rsidR="0084050D" w14:paraId="5DD398D1" w14:textId="77777777" w:rsidTr="0080215E">
        <w:trPr>
          <w:ins w:id="173" w:author="Ernest, Morgan" w:date="2025-09-29T10:19:00Z"/>
        </w:trPr>
        <w:tc>
          <w:tcPr>
            <w:tcW w:w="4675" w:type="dxa"/>
            <w:tcPrChange w:id="174" w:author="Ernest, Morgan" w:date="2025-09-29T10:22:00Z" w16du:dateUtc="2025-09-29T14:22:00Z">
              <w:tcPr>
                <w:tcW w:w="4675" w:type="dxa"/>
              </w:tcPr>
            </w:tcPrChange>
          </w:tcPr>
          <w:p w14:paraId="714FEA84" w14:textId="36013FD4" w:rsidR="0084050D" w:rsidRDefault="0084050D">
            <w:pPr>
              <w:pStyle w:val="CaptionedFigure"/>
              <w:rPr>
                <w:ins w:id="175" w:author="Ernest, Morgan" w:date="2025-09-29T10:19:00Z" w16du:dateUtc="2025-09-29T14:19:00Z"/>
              </w:rPr>
            </w:pPr>
            <w:ins w:id="176" w:author="Ernest, Morgan" w:date="2025-09-29T10:20:00Z" w16du:dateUtc="2025-09-29T14:20:00Z">
              <w:r>
                <w:rPr>
                  <w:noProof/>
                </w:rPr>
                <w:drawing>
                  <wp:inline distT="0" distB="0" distL="0" distR="0" wp14:anchorId="68FA89DF" wp14:editId="2D0ACD87">
                    <wp:extent cx="2807208" cy="2240280"/>
                    <wp:effectExtent l="0" t="0" r="0" b="7620"/>
                    <wp:docPr id="383375304" name="Picture" descr="Figure 4: Mean daily water stage in LOX (WCA 1,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4" name="Picture" descr="usace_2025_files/figure-docx/waterplot1-1.png"/>
                            <pic:cNvPicPr>
                              <a:picLocks noChangeAspect="1" noChangeArrowheads="1"/>
                            </pic:cNvPicPr>
                          </pic:nvPicPr>
                          <pic:blipFill>
                            <a:blip r:embed="rId12"/>
                            <a:stretch>
                              <a:fillRect/>
                            </a:stretch>
                          </pic:blipFill>
                          <pic:spPr bwMode="auto">
                            <a:xfrm>
                              <a:off x="0" y="0"/>
                              <a:ext cx="2807208" cy="2240280"/>
                            </a:xfrm>
                            <a:prstGeom prst="rect">
                              <a:avLst/>
                            </a:prstGeom>
                            <a:noFill/>
                            <a:ln w="9525">
                              <a:noFill/>
                              <a:headEnd/>
                              <a:tailEnd/>
                            </a:ln>
                          </pic:spPr>
                        </pic:pic>
                      </a:graphicData>
                    </a:graphic>
                  </wp:inline>
                </w:drawing>
              </w:r>
            </w:ins>
          </w:p>
        </w:tc>
        <w:tc>
          <w:tcPr>
            <w:tcW w:w="4675" w:type="dxa"/>
            <w:tcPrChange w:id="177" w:author="Ernest, Morgan" w:date="2025-09-29T10:22:00Z" w16du:dateUtc="2025-09-29T14:22:00Z">
              <w:tcPr>
                <w:tcW w:w="4675" w:type="dxa"/>
              </w:tcPr>
            </w:tcPrChange>
          </w:tcPr>
          <w:p w14:paraId="77A882C1" w14:textId="0E248964" w:rsidR="0084050D" w:rsidRDefault="0084050D" w:rsidP="0084050D">
            <w:pPr>
              <w:pStyle w:val="ImageCaption"/>
              <w:rPr>
                <w:ins w:id="178" w:author="Ernest, Morgan" w:date="2025-09-29T10:20:00Z" w16du:dateUtc="2025-09-29T14:20:00Z"/>
              </w:rPr>
            </w:pPr>
            <w:ins w:id="179" w:author="Ernest, Morgan" w:date="2025-09-29T10:20:00Z" w16du:dateUtc="2025-09-29T14:20:00Z">
              <w:r>
                <w:t xml:space="preserve">Figure 4: Mean daily water stage in </w:t>
              </w:r>
              <w:r w:rsidRPr="0084050D">
                <w:rPr>
                  <w:b/>
                  <w:bCs/>
                  <w:rPrChange w:id="180" w:author="Ernest, Morgan" w:date="2025-09-29T10:20:00Z" w16du:dateUtc="2025-09-29T14:20:00Z">
                    <w:rPr/>
                  </w:rPrChange>
                </w:rPr>
                <w:t xml:space="preserve">LOX </w:t>
              </w:r>
              <w:r>
                <w:t>(WCA 1, red line), as well as minimum and maximum envelope</w:t>
              </w:r>
            </w:ins>
            <w:ins w:id="181" w:author="Ernest, Morgan" w:date="2025-09-29T10:45:00Z" w16du:dateUtc="2025-09-29T14:45:00Z">
              <w:r w:rsidR="00E7314D">
                <w:t xml:space="preserve"> </w:t>
              </w:r>
            </w:ins>
            <w:ins w:id="182" w:author="Ernest, Morgan" w:date="2025-09-29T10:20:00Z" w16du:dateUtc="2025-09-29T14:20:00Z">
              <w:r>
                <w:t xml:space="preserve">(red shaded). Stage is shown in relation to mean monthly maximums (+) and minimums (x) for the period of record, and one standard deviation </w:t>
              </w:r>
              <w:proofErr w:type="gramStart"/>
              <w:r>
                <w:t>in excess of</w:t>
              </w:r>
              <w:proofErr w:type="gramEnd"/>
              <w:r>
                <w:t xml:space="preserve"> mean monthly maximums (+) and below minimums (x).</w:t>
              </w:r>
            </w:ins>
          </w:p>
          <w:p w14:paraId="21E4B3D4" w14:textId="77777777" w:rsidR="0084050D" w:rsidRDefault="0084050D">
            <w:pPr>
              <w:pStyle w:val="CaptionedFigure"/>
              <w:rPr>
                <w:ins w:id="183" w:author="Ernest, Morgan" w:date="2025-09-29T10:19:00Z" w16du:dateUtc="2025-09-29T14:19:00Z"/>
              </w:rPr>
            </w:pPr>
          </w:p>
        </w:tc>
      </w:tr>
    </w:tbl>
    <w:p w14:paraId="5BF1DD7A" w14:textId="4CC75204" w:rsidR="007D34B9" w:rsidRDefault="00000000">
      <w:pPr>
        <w:pStyle w:val="CaptionedFigure"/>
      </w:pPr>
      <w:del w:id="184" w:author="Ernest, Morgan" w:date="2025-09-29T10:18:00Z" w16du:dateUtc="2025-09-29T14:18:00Z">
        <w:r w:rsidDel="0084050D">
          <w:rPr>
            <w:noProof/>
          </w:rPr>
          <w:drawing>
            <wp:inline distT="0" distB="0" distL="0" distR="0" wp14:anchorId="2400870B" wp14:editId="15A2434A">
              <wp:extent cx="2406770" cy="2165230"/>
              <wp:effectExtent l="0" t="0" r="0" b="6985"/>
              <wp:docPr id="39" name="Picture" descr="Figure 3: Mean daily water stage in central WCA 2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0" name="Picture" descr="usace_2025_files/figure-docx/waterplot2-1.png"/>
                      <pic:cNvPicPr>
                        <a:picLocks noChangeAspect="1" noChangeArrowheads="1"/>
                      </pic:cNvPicPr>
                    </pic:nvPicPr>
                    <pic:blipFill>
                      <a:blip r:embed="rId11"/>
                      <a:stretch>
                        <a:fillRect/>
                      </a:stretch>
                    </pic:blipFill>
                    <pic:spPr bwMode="auto">
                      <a:xfrm>
                        <a:off x="0" y="0"/>
                        <a:ext cx="2418227" cy="2175537"/>
                      </a:xfrm>
                      <a:prstGeom prst="rect">
                        <a:avLst/>
                      </a:prstGeom>
                      <a:noFill/>
                      <a:ln w="9525">
                        <a:noFill/>
                        <a:headEnd/>
                        <a:tailEnd/>
                      </a:ln>
                    </pic:spPr>
                  </pic:pic>
                </a:graphicData>
              </a:graphic>
            </wp:inline>
          </w:drawing>
        </w:r>
      </w:del>
    </w:p>
    <w:p w14:paraId="68CA896E" w14:textId="6FEE2F1F" w:rsidR="007D34B9" w:rsidDel="0084050D" w:rsidRDefault="00000000">
      <w:pPr>
        <w:pStyle w:val="CaptionedFigure"/>
        <w:rPr>
          <w:del w:id="185" w:author="Ernest, Morgan" w:date="2025-09-29T10:19:00Z" w16du:dateUtc="2025-09-29T14:19:00Z"/>
        </w:rPr>
      </w:pPr>
      <w:bookmarkStart w:id="186" w:name="fig:waterplot2"/>
      <w:bookmarkEnd w:id="186"/>
      <w:del w:id="187" w:author="Ernest, Morgan" w:date="2025-09-29T10:19:00Z" w16du:dateUtc="2025-09-29T14:19:00Z">
        <w:r w:rsidDel="0084050D">
          <w:delText>Figure 3: Mean daily water stage in central WCA 2 (red line), as well as minimum and maximum envelope (red shaded). Stage is shown in relation to mean monthly maximums (+) and minimums (x) for the period of record, and one standard deviation in excess of mean monthly maximums (+) and below minimums (x).</w:delText>
        </w:r>
      </w:del>
    </w:p>
    <w:tbl>
      <w:tblPr>
        <w:tblStyle w:val="TableGrid"/>
        <w:tblW w:w="0" w:type="auto"/>
        <w:tblLook w:val="04A0" w:firstRow="1" w:lastRow="0" w:firstColumn="1" w:lastColumn="0" w:noHBand="0" w:noVBand="1"/>
        <w:tblPrChange w:id="188" w:author="Ernest, Morgan" w:date="2025-09-29T10:21:00Z" w16du:dateUtc="2025-09-29T14:21:00Z">
          <w:tblPr>
            <w:tblStyle w:val="TableGrid"/>
            <w:tblW w:w="0" w:type="auto"/>
            <w:tblLook w:val="04A0" w:firstRow="1" w:lastRow="0" w:firstColumn="1" w:lastColumn="0" w:noHBand="0" w:noVBand="1"/>
          </w:tblPr>
        </w:tblPrChange>
      </w:tblPr>
      <w:tblGrid>
        <w:gridCol w:w="4686"/>
        <w:gridCol w:w="4664"/>
        <w:tblGridChange w:id="189">
          <w:tblGrid>
            <w:gridCol w:w="4686"/>
            <w:gridCol w:w="150"/>
            <w:gridCol w:w="4514"/>
          </w:tblGrid>
        </w:tblGridChange>
      </w:tblGrid>
      <w:tr w:rsidR="0084050D" w14:paraId="2F642B21" w14:textId="77777777" w:rsidTr="0080215E">
        <w:trPr>
          <w:ins w:id="190" w:author="Ernest, Morgan" w:date="2025-09-29T10:20:00Z"/>
        </w:trPr>
        <w:tc>
          <w:tcPr>
            <w:tcW w:w="4675" w:type="dxa"/>
            <w:tcPrChange w:id="191" w:author="Ernest, Morgan" w:date="2025-09-29T10:21:00Z" w16du:dateUtc="2025-09-29T14:21:00Z">
              <w:tcPr>
                <w:tcW w:w="4675" w:type="dxa"/>
                <w:gridSpan w:val="2"/>
              </w:tcPr>
            </w:tcPrChange>
          </w:tcPr>
          <w:p w14:paraId="18D0FA03" w14:textId="424B65F9" w:rsidR="0084050D" w:rsidRDefault="0084050D">
            <w:pPr>
              <w:pStyle w:val="ImageCaption"/>
              <w:rPr>
                <w:ins w:id="192" w:author="Ernest, Morgan" w:date="2025-09-29T10:20:00Z" w16du:dateUtc="2025-09-29T14:20:00Z"/>
              </w:rPr>
            </w:pPr>
            <w:ins w:id="193" w:author="Ernest, Morgan" w:date="2025-09-29T10:20:00Z" w16du:dateUtc="2025-09-29T14:20:00Z">
              <w:r>
                <w:rPr>
                  <w:noProof/>
                </w:rPr>
                <w:drawing>
                  <wp:inline distT="0" distB="0" distL="0" distR="0" wp14:anchorId="6193C87D" wp14:editId="34E2A675">
                    <wp:extent cx="2834640" cy="2295144"/>
                    <wp:effectExtent l="0" t="0" r="3810" b="0"/>
                    <wp:docPr id="1246787197" name="Picture" descr="Figure 5: Mean daily water stage in Inland Everglades National Park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8" name="Picture" descr="usace_2025_files/figure-docx/waterplotinland-1.png"/>
                            <pic:cNvPicPr>
                              <a:picLocks noChangeAspect="1" noChangeArrowheads="1"/>
                            </pic:cNvPicPr>
                          </pic:nvPicPr>
                          <pic:blipFill>
                            <a:blip r:embed="rId13"/>
                            <a:stretch>
                              <a:fillRect/>
                            </a:stretch>
                          </pic:blipFill>
                          <pic:spPr bwMode="auto">
                            <a:xfrm>
                              <a:off x="0" y="0"/>
                              <a:ext cx="2834640" cy="2295144"/>
                            </a:xfrm>
                            <a:prstGeom prst="rect">
                              <a:avLst/>
                            </a:prstGeom>
                            <a:noFill/>
                            <a:ln w="9525">
                              <a:noFill/>
                              <a:headEnd/>
                              <a:tailEnd/>
                            </a:ln>
                          </pic:spPr>
                        </pic:pic>
                      </a:graphicData>
                    </a:graphic>
                  </wp:inline>
                </w:drawing>
              </w:r>
            </w:ins>
          </w:p>
        </w:tc>
        <w:tc>
          <w:tcPr>
            <w:tcW w:w="4675" w:type="dxa"/>
            <w:tcPrChange w:id="194" w:author="Ernest, Morgan" w:date="2025-09-29T10:21:00Z" w16du:dateUtc="2025-09-29T14:21:00Z">
              <w:tcPr>
                <w:tcW w:w="4675" w:type="dxa"/>
              </w:tcPr>
            </w:tcPrChange>
          </w:tcPr>
          <w:p w14:paraId="0DF78987" w14:textId="77777777" w:rsidR="0084050D" w:rsidRDefault="0084050D" w:rsidP="0084050D">
            <w:pPr>
              <w:pStyle w:val="ImageCaption"/>
              <w:rPr>
                <w:ins w:id="195" w:author="Ernest, Morgan" w:date="2025-09-29T10:20:00Z" w16du:dateUtc="2025-09-29T14:20:00Z"/>
              </w:rPr>
            </w:pPr>
            <w:ins w:id="196" w:author="Ernest, Morgan" w:date="2025-09-29T10:20:00Z" w16du:dateUtc="2025-09-29T14:20:00Z">
              <w:r>
                <w:t xml:space="preserve">Figure 5: Mean daily water stage in </w:t>
              </w:r>
              <w:r w:rsidRPr="0080215E">
                <w:rPr>
                  <w:b/>
                  <w:bCs/>
                  <w:rPrChange w:id="197" w:author="Ernest, Morgan" w:date="2025-09-29T10:22:00Z" w16du:dateUtc="2025-09-29T14:22:00Z">
                    <w:rPr/>
                  </w:rPrChange>
                </w:rPr>
                <w:t xml:space="preserve">Inland </w:t>
              </w:r>
              <w:r w:rsidRPr="0084050D">
                <w:rPr>
                  <w:b/>
                  <w:bCs/>
                  <w:rPrChange w:id="198" w:author="Ernest, Morgan" w:date="2025-09-29T10:20:00Z" w16du:dateUtc="2025-09-29T14:20:00Z">
                    <w:rPr/>
                  </w:rPrChange>
                </w:rPr>
                <w:t>Everglades National Park</w:t>
              </w:r>
              <w:r>
                <w:t xml:space="preserve"> (red line), as well as minimum and maximum envelope (red shaded). Stage is shown in relation to mean monthly maximums (+) and minimums (x) for the period of record, and one standard deviation </w:t>
              </w:r>
              <w:proofErr w:type="gramStart"/>
              <w:r>
                <w:t>in excess of</w:t>
              </w:r>
              <w:proofErr w:type="gramEnd"/>
              <w:r>
                <w:t xml:space="preserve"> mean monthly maximums (+) and below minimums (x).</w:t>
              </w:r>
            </w:ins>
          </w:p>
          <w:p w14:paraId="2414072E" w14:textId="77777777" w:rsidR="0084050D" w:rsidRDefault="0084050D">
            <w:pPr>
              <w:pStyle w:val="ImageCaption"/>
              <w:rPr>
                <w:ins w:id="199" w:author="Ernest, Morgan" w:date="2025-09-29T10:20:00Z" w16du:dateUtc="2025-09-29T14:20:00Z"/>
              </w:rPr>
            </w:pPr>
          </w:p>
        </w:tc>
      </w:tr>
    </w:tbl>
    <w:p w14:paraId="63DCD842" w14:textId="77777777" w:rsidR="0084050D" w:rsidRDefault="0084050D">
      <w:pPr>
        <w:pStyle w:val="ImageCaption"/>
        <w:rPr>
          <w:ins w:id="200" w:author="Ernest, Morgan" w:date="2025-09-29T10:22:00Z" w16du:dateUtc="2025-09-29T14:22:00Z"/>
        </w:rPr>
      </w:pPr>
    </w:p>
    <w:tbl>
      <w:tblPr>
        <w:tblStyle w:val="TableGrid"/>
        <w:tblW w:w="0" w:type="auto"/>
        <w:tblLook w:val="04A0" w:firstRow="1" w:lastRow="0" w:firstColumn="1" w:lastColumn="0" w:noHBand="0" w:noVBand="1"/>
      </w:tblPr>
      <w:tblGrid>
        <w:gridCol w:w="4675"/>
        <w:gridCol w:w="4675"/>
      </w:tblGrid>
      <w:tr w:rsidR="0080215E" w14:paraId="32FE6CBF" w14:textId="77777777" w:rsidTr="0080215E">
        <w:trPr>
          <w:ins w:id="201" w:author="Ernest, Morgan" w:date="2025-09-29T10:22:00Z"/>
        </w:trPr>
        <w:tc>
          <w:tcPr>
            <w:tcW w:w="4675" w:type="dxa"/>
          </w:tcPr>
          <w:p w14:paraId="073643FC" w14:textId="4C84F605" w:rsidR="0080215E" w:rsidRDefault="0080215E">
            <w:pPr>
              <w:pStyle w:val="ImageCaption"/>
              <w:rPr>
                <w:ins w:id="202" w:author="Ernest, Morgan" w:date="2025-09-29T10:22:00Z" w16du:dateUtc="2025-09-29T14:22:00Z"/>
              </w:rPr>
            </w:pPr>
            <w:ins w:id="203" w:author="Ernest, Morgan" w:date="2025-09-29T10:23:00Z" w16du:dateUtc="2025-09-29T14:23:00Z">
              <w:r>
                <w:rPr>
                  <w:noProof/>
                </w:rPr>
                <w:drawing>
                  <wp:inline distT="0" distB="0" distL="0" distR="0" wp14:anchorId="23DEED3E" wp14:editId="2722C557">
                    <wp:extent cx="2825496" cy="2304288"/>
                    <wp:effectExtent l="0" t="0" r="0" b="1270"/>
                    <wp:docPr id="895250788" name="Picture" descr="Figure 6: Mean daily water stage in Coastal Everglades National Park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52" name="Picture" descr="usace_2025_files/figure-docx/waterplotcoastal-1.png"/>
                            <pic:cNvPicPr>
                              <a:picLocks noChangeAspect="1" noChangeArrowheads="1"/>
                            </pic:cNvPicPr>
                          </pic:nvPicPr>
                          <pic:blipFill>
                            <a:blip r:embed="rId14"/>
                            <a:stretch>
                              <a:fillRect/>
                            </a:stretch>
                          </pic:blipFill>
                          <pic:spPr bwMode="auto">
                            <a:xfrm>
                              <a:off x="0" y="0"/>
                              <a:ext cx="2825496" cy="2304288"/>
                            </a:xfrm>
                            <a:prstGeom prst="rect">
                              <a:avLst/>
                            </a:prstGeom>
                            <a:noFill/>
                            <a:ln w="9525">
                              <a:noFill/>
                              <a:headEnd/>
                              <a:tailEnd/>
                            </a:ln>
                          </pic:spPr>
                        </pic:pic>
                      </a:graphicData>
                    </a:graphic>
                  </wp:inline>
                </w:drawing>
              </w:r>
            </w:ins>
          </w:p>
        </w:tc>
        <w:tc>
          <w:tcPr>
            <w:tcW w:w="4675" w:type="dxa"/>
          </w:tcPr>
          <w:p w14:paraId="34E42F49" w14:textId="77777777" w:rsidR="0080215E" w:rsidRDefault="0080215E" w:rsidP="0080215E">
            <w:pPr>
              <w:pStyle w:val="ImageCaption"/>
              <w:rPr>
                <w:ins w:id="204" w:author="Ernest, Morgan" w:date="2025-09-29T10:23:00Z" w16du:dateUtc="2025-09-29T14:23:00Z"/>
              </w:rPr>
            </w:pPr>
            <w:ins w:id="205" w:author="Ernest, Morgan" w:date="2025-09-29T10:23:00Z" w16du:dateUtc="2025-09-29T14:23:00Z">
              <w:r>
                <w:t xml:space="preserve">Figure 6: Mean daily water stage in </w:t>
              </w:r>
              <w:r w:rsidRPr="0080215E">
                <w:rPr>
                  <w:b/>
                  <w:bCs/>
                  <w:rPrChange w:id="206" w:author="Ernest, Morgan" w:date="2025-09-29T10:23:00Z" w16du:dateUtc="2025-09-29T14:23:00Z">
                    <w:rPr/>
                  </w:rPrChange>
                </w:rPr>
                <w:t>Coastal Everglades National Park</w:t>
              </w:r>
              <w:r>
                <w:t xml:space="preserve"> (red line), as well as minimum and maximum envelope (red shaded). Stage is shown in relation to mean monthly maximums (+) and minimums (x) for the period of record, and one standard deviation </w:t>
              </w:r>
              <w:proofErr w:type="gramStart"/>
              <w:r>
                <w:t>in excess of</w:t>
              </w:r>
              <w:proofErr w:type="gramEnd"/>
              <w:r>
                <w:t xml:space="preserve"> mean monthly maximums (+) and below minimums (x).</w:t>
              </w:r>
            </w:ins>
          </w:p>
          <w:p w14:paraId="47DAE134" w14:textId="77777777" w:rsidR="0080215E" w:rsidRDefault="0080215E">
            <w:pPr>
              <w:pStyle w:val="ImageCaption"/>
              <w:rPr>
                <w:ins w:id="207" w:author="Ernest, Morgan" w:date="2025-09-29T10:22:00Z" w16du:dateUtc="2025-09-29T14:22:00Z"/>
              </w:rPr>
            </w:pPr>
          </w:p>
        </w:tc>
      </w:tr>
    </w:tbl>
    <w:p w14:paraId="3D072152" w14:textId="6BD3ADF8" w:rsidR="007D34B9" w:rsidDel="00C23C6F" w:rsidRDefault="00000000">
      <w:pPr>
        <w:pStyle w:val="CaptionedFigure"/>
        <w:rPr>
          <w:del w:id="208" w:author="Ernest, Morgan" w:date="2025-09-29T10:33:00Z" w16du:dateUtc="2025-09-29T14:33:00Z"/>
        </w:rPr>
      </w:pPr>
      <w:del w:id="209" w:author="Ernest, Morgan" w:date="2025-09-29T10:20:00Z" w16du:dateUtc="2025-09-29T14:20:00Z">
        <w:r w:rsidDel="0084050D">
          <w:rPr>
            <w:noProof/>
          </w:rPr>
          <w:lastRenderedPageBreak/>
          <w:drawing>
            <wp:inline distT="0" distB="0" distL="0" distR="0" wp14:anchorId="7620F3C4" wp14:editId="070DBBE9">
              <wp:extent cx="3226279" cy="2130725"/>
              <wp:effectExtent l="0" t="0" r="0" b="3175"/>
              <wp:docPr id="43" name="Picture" descr="Figure 4: Mean daily water stage in LOX (WCA 1,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4" name="Picture" descr="usace_2025_files/figure-docx/waterplot1-1.png"/>
                      <pic:cNvPicPr>
                        <a:picLocks noChangeAspect="1" noChangeArrowheads="1"/>
                      </pic:cNvPicPr>
                    </pic:nvPicPr>
                    <pic:blipFill>
                      <a:blip r:embed="rId12"/>
                      <a:stretch>
                        <a:fillRect/>
                      </a:stretch>
                    </pic:blipFill>
                    <pic:spPr bwMode="auto">
                      <a:xfrm>
                        <a:off x="0" y="0"/>
                        <a:ext cx="3242549" cy="2141470"/>
                      </a:xfrm>
                      <a:prstGeom prst="rect">
                        <a:avLst/>
                      </a:prstGeom>
                      <a:noFill/>
                      <a:ln w="9525">
                        <a:noFill/>
                        <a:headEnd/>
                        <a:tailEnd/>
                      </a:ln>
                    </pic:spPr>
                  </pic:pic>
                </a:graphicData>
              </a:graphic>
            </wp:inline>
          </w:drawing>
        </w:r>
      </w:del>
    </w:p>
    <w:p w14:paraId="559610E4" w14:textId="1C0E3541" w:rsidR="007D34B9" w:rsidDel="0084050D" w:rsidRDefault="00000000">
      <w:pPr>
        <w:pStyle w:val="ImageCaption"/>
        <w:rPr>
          <w:del w:id="210" w:author="Ernest, Morgan" w:date="2025-09-29T10:20:00Z" w16du:dateUtc="2025-09-29T14:20:00Z"/>
        </w:rPr>
      </w:pPr>
      <w:bookmarkStart w:id="211" w:name="fig:waterplot1"/>
      <w:bookmarkEnd w:id="211"/>
      <w:del w:id="212" w:author="Ernest, Morgan" w:date="2025-09-29T10:20:00Z" w16du:dateUtc="2025-09-29T14:20:00Z">
        <w:r w:rsidDel="0084050D">
          <w:delText>Figure 4: Mean daily water stage in LOX (WCA 1, red line), as well as minimum and maximum envelope (red shaded). Stage is shown in relation to mean monthly maximums (+) and minimums (x) for the period of record, and one standard deviation in excess of mean monthly maximums (+) and below minimums (x).</w:delText>
        </w:r>
      </w:del>
    </w:p>
    <w:p w14:paraId="7912ED51" w14:textId="5E0F5572" w:rsidR="007D34B9" w:rsidDel="00C23C6F" w:rsidRDefault="00000000">
      <w:pPr>
        <w:pStyle w:val="CaptionedFigure"/>
        <w:rPr>
          <w:del w:id="213" w:author="Ernest, Morgan" w:date="2025-09-29T10:33:00Z" w16du:dateUtc="2025-09-29T14:33:00Z"/>
        </w:rPr>
      </w:pPr>
      <w:del w:id="214" w:author="Ernest, Morgan" w:date="2025-09-29T10:20:00Z" w16du:dateUtc="2025-09-29T14:20:00Z">
        <w:r w:rsidDel="0084050D">
          <w:rPr>
            <w:noProof/>
          </w:rPr>
          <w:drawing>
            <wp:inline distT="0" distB="0" distL="0" distR="0" wp14:anchorId="235F5B46" wp14:editId="5822E4BF">
              <wp:extent cx="2924355" cy="2484408"/>
              <wp:effectExtent l="0" t="0" r="0" b="0"/>
              <wp:docPr id="47" name="Picture" descr="Figure 5: Mean daily water stage in Inland Everglades National Park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8" name="Picture" descr="usace_2025_files/figure-docx/waterplotinland-1.png"/>
                      <pic:cNvPicPr>
                        <a:picLocks noChangeAspect="1" noChangeArrowheads="1"/>
                      </pic:cNvPicPr>
                    </pic:nvPicPr>
                    <pic:blipFill>
                      <a:blip r:embed="rId13"/>
                      <a:stretch>
                        <a:fillRect/>
                      </a:stretch>
                    </pic:blipFill>
                    <pic:spPr bwMode="auto">
                      <a:xfrm>
                        <a:off x="0" y="0"/>
                        <a:ext cx="2935908" cy="2494223"/>
                      </a:xfrm>
                      <a:prstGeom prst="rect">
                        <a:avLst/>
                      </a:prstGeom>
                      <a:noFill/>
                      <a:ln w="9525">
                        <a:noFill/>
                        <a:headEnd/>
                        <a:tailEnd/>
                      </a:ln>
                    </pic:spPr>
                  </pic:pic>
                </a:graphicData>
              </a:graphic>
            </wp:inline>
          </w:drawing>
        </w:r>
      </w:del>
    </w:p>
    <w:p w14:paraId="66272B3E" w14:textId="5D6ED974" w:rsidR="007D34B9" w:rsidDel="0084050D" w:rsidRDefault="00000000">
      <w:pPr>
        <w:pStyle w:val="ImageCaption"/>
        <w:rPr>
          <w:del w:id="215" w:author="Ernest, Morgan" w:date="2025-09-29T10:20:00Z" w16du:dateUtc="2025-09-29T14:20:00Z"/>
        </w:rPr>
      </w:pPr>
      <w:bookmarkStart w:id="216" w:name="fig:waterplotinland"/>
      <w:bookmarkEnd w:id="216"/>
      <w:del w:id="217" w:author="Ernest, Morgan" w:date="2025-09-29T10:20:00Z" w16du:dateUtc="2025-09-29T14:20:00Z">
        <w:r w:rsidDel="0084050D">
          <w:delText>Figure 5: Mean daily water stage in Inland Everglades National Park (red line), as well as minimum and maximum envelope (red shaded). Stage is shown in relation to mean monthly maximums (+) and minimums (x) for the period of record, and one standard deviation in excess of mean monthly maximums (+) and below minimums (x).</w:delText>
        </w:r>
      </w:del>
    </w:p>
    <w:p w14:paraId="07B2DC3E" w14:textId="3DF82507" w:rsidR="007D34B9" w:rsidDel="00C23C6F" w:rsidRDefault="00000000">
      <w:pPr>
        <w:pStyle w:val="CaptionedFigure"/>
        <w:rPr>
          <w:del w:id="218" w:author="Ernest, Morgan" w:date="2025-09-29T10:33:00Z" w16du:dateUtc="2025-09-29T14:33:00Z"/>
        </w:rPr>
      </w:pPr>
      <w:del w:id="219" w:author="Ernest, Morgan" w:date="2025-09-29T10:22:00Z" w16du:dateUtc="2025-09-29T14:22:00Z">
        <w:r w:rsidDel="0080215E">
          <w:rPr>
            <w:noProof/>
          </w:rPr>
          <w:drawing>
            <wp:inline distT="0" distB="0" distL="0" distR="0" wp14:anchorId="7983A281" wp14:editId="0AC5DB7F">
              <wp:extent cx="2820838" cy="2415396"/>
              <wp:effectExtent l="0" t="0" r="0" b="4445"/>
              <wp:docPr id="51" name="Picture" descr="Figure 6: Mean daily water stage in Coastal Everglades National Park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52" name="Picture" descr="usace_2025_files/figure-docx/waterplotcoastal-1.png"/>
                      <pic:cNvPicPr>
                        <a:picLocks noChangeAspect="1" noChangeArrowheads="1"/>
                      </pic:cNvPicPr>
                    </pic:nvPicPr>
                    <pic:blipFill>
                      <a:blip r:embed="rId14"/>
                      <a:stretch>
                        <a:fillRect/>
                      </a:stretch>
                    </pic:blipFill>
                    <pic:spPr bwMode="auto">
                      <a:xfrm>
                        <a:off x="0" y="0"/>
                        <a:ext cx="2839884" cy="2431704"/>
                      </a:xfrm>
                      <a:prstGeom prst="rect">
                        <a:avLst/>
                      </a:prstGeom>
                      <a:noFill/>
                      <a:ln w="9525">
                        <a:noFill/>
                        <a:headEnd/>
                        <a:tailEnd/>
                      </a:ln>
                    </pic:spPr>
                  </pic:pic>
                </a:graphicData>
              </a:graphic>
            </wp:inline>
          </w:drawing>
        </w:r>
      </w:del>
    </w:p>
    <w:p w14:paraId="73B7ED85" w14:textId="2293BBD6" w:rsidR="007D34B9" w:rsidDel="0080215E" w:rsidRDefault="00000000">
      <w:pPr>
        <w:pStyle w:val="ImageCaption"/>
        <w:rPr>
          <w:del w:id="220" w:author="Ernest, Morgan" w:date="2025-09-29T10:23:00Z" w16du:dateUtc="2025-09-29T14:23:00Z"/>
        </w:rPr>
      </w:pPr>
      <w:bookmarkStart w:id="221" w:name="fig:waterplotcoastal"/>
      <w:bookmarkEnd w:id="221"/>
      <w:del w:id="222" w:author="Ernest, Morgan" w:date="2025-09-29T10:23:00Z" w16du:dateUtc="2025-09-29T14:23:00Z">
        <w:r w:rsidDel="0080215E">
          <w:delText>Figure 6: Mean daily water stage in Coastal Everglades National Park (red line), as well as minimum and maximum envelope (red shaded). Stage is shown in relation to mean monthly maximums (+) and minimums (x) for the period of record, and one standard deviation in excess of mean monthly maximums (+) and below minimums (x).</w:delText>
        </w:r>
      </w:del>
    </w:p>
    <w:p w14:paraId="721FED97" w14:textId="77777777" w:rsidR="007D34B9" w:rsidRDefault="00000000">
      <w:pPr>
        <w:pStyle w:val="Heading4"/>
      </w:pPr>
      <w:bookmarkStart w:id="223" w:name="water-recession"/>
      <w:bookmarkEnd w:id="119"/>
      <w:r>
        <w:t>Water Recession</w:t>
      </w:r>
    </w:p>
    <w:p w14:paraId="4DEAB7CF" w14:textId="62239D05" w:rsidR="007D34B9" w:rsidRDefault="00000000" w:rsidP="00723A4D">
      <w:pPr>
        <w:pStyle w:val="FirstParagraph"/>
      </w:pPr>
      <w:r>
        <w:t>Water level recession rates in winter and spring have been noted as one of the components that can help make prey available to wading birds in the Everglades, and although the power of drying rates for predicting nesting alone is rather weak, several studies suggest that minimum water recession rates of 2 mm/d or greater may be important as a partial threshold for breeding since lower recession rates tend to be associated with reversals which are detrimental for breeding success for many species</w:t>
      </w:r>
      <w:ins w:id="224" w:author="Ernest, Morgan" w:date="2025-09-29T10:42:00Z" w16du:dateUtc="2025-09-29T14:42:00Z">
        <w:r w:rsidR="00E7314D">
          <w:t xml:space="preserve"> (Kahl 1964, Kushlan 1974, Frederick and Collopy 1989)</w:t>
        </w:r>
      </w:ins>
      <w:r>
        <w:t>.</w:t>
      </w:r>
    </w:p>
    <w:p w14:paraId="409A6713" w14:textId="04A82235" w:rsidR="007D34B9" w:rsidRDefault="00000000" w:rsidP="00723A4D">
      <w:pPr>
        <w:pStyle w:val="BodyText"/>
      </w:pPr>
      <w:r>
        <w:t xml:space="preserve">In 2025 water recession rates varied across regions but for the most part </w:t>
      </w:r>
      <w:proofErr w:type="gramStart"/>
      <w:r>
        <w:t>were</w:t>
      </w:r>
      <w:proofErr w:type="gramEnd"/>
      <w:r>
        <w:t xml:space="preserve"> far above normal and remained consistent through early and late nesting season. Both Lox and 2b began with low recession rates, especially in comparison to </w:t>
      </w:r>
      <w:proofErr w:type="gramStart"/>
      <w:r>
        <w:t>the majority of</w:t>
      </w:r>
      <w:proofErr w:type="gramEnd"/>
      <w:r>
        <w:t xml:space="preserve"> subregions. Both followed their usual trend of increasing recession as the season progressed, although Lox experienced a more gradual </w:t>
      </w:r>
      <w:proofErr w:type="gramStart"/>
      <w:r>
        <w:t>draw</w:t>
      </w:r>
      <w:proofErr w:type="gramEnd"/>
      <w:r>
        <w:t xml:space="preserve"> down than usual. 2A and coastal ENP maintained consistent recession rates at or slightly above the minimum of 2mm throughout the season. However, rates in WCA 3 were extremely high. </w:t>
      </w:r>
      <w:del w:id="225" w:author="Ernest, Morgan" w:date="2025-09-29T10:49:00Z" w16du:dateUtc="2025-09-29T14:49:00Z">
        <w:r w:rsidDel="00E7314D">
          <w:delText xml:space="preserve">3 </w:delText>
        </w:r>
      </w:del>
      <w:ins w:id="226" w:author="Ernest, Morgan" w:date="2025-09-29T10:49:00Z" w16du:dateUtc="2025-09-29T14:49:00Z">
        <w:r w:rsidR="00E7314D">
          <w:t xml:space="preserve">Three </w:t>
        </w:r>
      </w:ins>
      <w:r>
        <w:t xml:space="preserve">of the </w:t>
      </w:r>
      <w:del w:id="227" w:author="Ernest, Morgan" w:date="2025-09-29T10:49:00Z" w16du:dateUtc="2025-09-29T14:49:00Z">
        <w:r w:rsidDel="00E7314D">
          <w:delText xml:space="preserve">4 </w:delText>
        </w:r>
      </w:del>
      <w:ins w:id="228" w:author="Ernest, Morgan" w:date="2025-09-29T10:49:00Z" w16du:dateUtc="2025-09-29T14:49:00Z">
        <w:r w:rsidR="00E7314D">
          <w:t xml:space="preserve">four </w:t>
        </w:r>
      </w:ins>
      <w:proofErr w:type="gramStart"/>
      <w:r>
        <w:t>sub</w:t>
      </w:r>
      <w:proofErr w:type="gramEnd"/>
      <w:del w:id="229" w:author="Ernest, Morgan" w:date="2025-09-29T10:43:00Z" w16du:dateUtc="2025-09-29T14:43:00Z">
        <w:r w:rsidDel="00E7314D">
          <w:delText>r</w:delText>
        </w:r>
      </w:del>
      <w:r>
        <w:t xml:space="preserve">regions began with rates </w:t>
      </w:r>
      <w:proofErr w:type="gramStart"/>
      <w:r>
        <w:t>in excess of</w:t>
      </w:r>
      <w:proofErr w:type="gramEnd"/>
      <w:r>
        <w:t xml:space="preserve"> 7mm</w:t>
      </w:r>
      <w:ins w:id="230" w:author="Ernest, Morgan" w:date="2025-09-29T10:50:00Z" w16du:dateUtc="2025-09-29T14:50:00Z">
        <w:r w:rsidR="00E7314D">
          <w:t>/day</w:t>
        </w:r>
      </w:ins>
      <w:r>
        <w:t xml:space="preserve">, with </w:t>
      </w:r>
      <w:proofErr w:type="gramStart"/>
      <w:r>
        <w:t>all of</w:t>
      </w:r>
      <w:proofErr w:type="gramEnd"/>
      <w:r>
        <w:t xml:space="preserve"> WCA 3 maintaining a recession rate above 5mm and exceedances of 82 or higher throughout the season. </w:t>
      </w:r>
      <w:proofErr w:type="gramStart"/>
      <w:r>
        <w:t>As a whole, the</w:t>
      </w:r>
      <w:proofErr w:type="gramEnd"/>
      <w:r>
        <w:t xml:space="preserve"> effects of these high recession rates </w:t>
      </w:r>
      <w:proofErr w:type="gramStart"/>
      <w:r>
        <w:t>where</w:t>
      </w:r>
      <w:proofErr w:type="gramEnd"/>
      <w:r>
        <w:t xml:space="preserve"> likely buffered by the </w:t>
      </w:r>
      <w:proofErr w:type="gramStart"/>
      <w:r>
        <w:t>high water</w:t>
      </w:r>
      <w:proofErr w:type="gramEnd"/>
      <w:r>
        <w:t xml:space="preserve"> levels at the offset of the season, thus creating adequate prey availability and resulted in a more productive breeding season than initially anticipated. (Table 2).</w:t>
      </w:r>
    </w:p>
    <w:p w14:paraId="7E712CCC" w14:textId="77777777" w:rsidR="007D34B9" w:rsidRDefault="00000000">
      <w:pPr>
        <w:pStyle w:val="TableCaption"/>
      </w:pPr>
      <w:bookmarkStart w:id="231" w:name="tab:watertable"/>
      <w:bookmarkEnd w:id="231"/>
      <w:r>
        <w:t>Table 2: Water level recession rates (mm/day) in the Everglades.</w:t>
      </w:r>
    </w:p>
    <w:tbl>
      <w:tblPr>
        <w:tblW w:w="0" w:type="pct"/>
        <w:jc w:val="center"/>
        <w:tblLook w:val="0420" w:firstRow="1" w:lastRow="0" w:firstColumn="0" w:lastColumn="0" w:noHBand="0" w:noVBand="1"/>
      </w:tblPr>
      <w:tblGrid>
        <w:gridCol w:w="928"/>
        <w:gridCol w:w="1702"/>
        <w:gridCol w:w="1221"/>
        <w:gridCol w:w="1086"/>
        <w:gridCol w:w="2233"/>
        <w:gridCol w:w="2190"/>
      </w:tblGrid>
      <w:tr w:rsidR="007D34B9" w14:paraId="261A487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D09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551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718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Early Dry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F48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Late Dry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A6D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Exceedance Early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B06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Exceedance Late</w:t>
            </w:r>
          </w:p>
        </w:tc>
      </w:tr>
      <w:tr w:rsidR="007D34B9" w14:paraId="555B140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F6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FE2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19F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3F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ED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808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r>
      <w:tr w:rsidR="007D34B9" w14:paraId="263A26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C6F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12B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72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BAB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DE4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3F5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w:t>
            </w:r>
          </w:p>
        </w:tc>
      </w:tr>
      <w:tr w:rsidR="007D34B9" w14:paraId="68CE4A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FA7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8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253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2D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EFF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630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11.76</w:t>
            </w:r>
          </w:p>
        </w:tc>
      </w:tr>
      <w:tr w:rsidR="007D34B9" w14:paraId="4CB0853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15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7B2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EF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ACD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757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8E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97.06</w:t>
            </w:r>
          </w:p>
        </w:tc>
      </w:tr>
      <w:tr w:rsidR="007D34B9" w14:paraId="11E40C7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3BA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C5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81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49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B0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0B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w:t>
            </w:r>
          </w:p>
        </w:tc>
      </w:tr>
      <w:tr w:rsidR="007D34B9" w14:paraId="12BE1D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02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B8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9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F1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C5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8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w:t>
            </w:r>
          </w:p>
        </w:tc>
      </w:tr>
      <w:tr w:rsidR="007D34B9" w14:paraId="723B908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EA6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8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E81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D2F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43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AB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w:t>
            </w:r>
          </w:p>
        </w:tc>
      </w:tr>
      <w:tr w:rsidR="007D34B9" w14:paraId="315DB1F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4EB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99B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coastalenp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25F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5B9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B46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9DD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47.06</w:t>
            </w:r>
          </w:p>
        </w:tc>
      </w:tr>
      <w:tr w:rsidR="007D34B9" w14:paraId="38114356"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825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7F80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inlandenp</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72D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FB32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D51B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815E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11.76</w:t>
            </w:r>
          </w:p>
        </w:tc>
      </w:tr>
      <w:tr w:rsidR="007D34B9" w14:paraId="67B0A2B9"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100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6B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92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A30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0.75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54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14.71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3D0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r>
      <w:tr w:rsidR="007D34B9" w14:paraId="1C2A03B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F77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3E5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C1C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2F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042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0CA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r>
      <w:tr w:rsidR="007D34B9" w14:paraId="37836A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0A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059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E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763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50F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E9A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38.24</w:t>
            </w:r>
          </w:p>
        </w:tc>
      </w:tr>
      <w:tr w:rsidR="007D34B9" w14:paraId="557CA8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5E0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lastRenderedPageBreak/>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3B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5A6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94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65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164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67.65</w:t>
            </w:r>
          </w:p>
        </w:tc>
      </w:tr>
      <w:tr w:rsidR="007D34B9" w14:paraId="067CDD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D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9A4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54C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24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BB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40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203A8B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E6E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4CF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AA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ABB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E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42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7E8B7D0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9FB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30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D1D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1C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A15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1E0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44.12</w:t>
            </w:r>
          </w:p>
        </w:tc>
      </w:tr>
      <w:tr w:rsidR="007D34B9" w14:paraId="57086F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92A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AB9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coastalenp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23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D14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2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38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76.47</w:t>
            </w:r>
          </w:p>
        </w:tc>
      </w:tr>
      <w:tr w:rsidR="007D34B9" w14:paraId="53AE84FA"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BC7D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255E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inlandenp</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94DD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5.32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FBA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61DC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544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32.35</w:t>
            </w:r>
          </w:p>
        </w:tc>
      </w:tr>
      <w:tr w:rsidR="007D34B9" w14:paraId="65B4D4C0"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042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393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AB4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98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B04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41.18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8BD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562DB7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2A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24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D5D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8AC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BE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B4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r>
      <w:tr w:rsidR="007D34B9" w14:paraId="77B06A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78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A5F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F9E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13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DAC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338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73.53</w:t>
            </w:r>
          </w:p>
        </w:tc>
      </w:tr>
      <w:tr w:rsidR="007D34B9" w14:paraId="2FFC4B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3A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0C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888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D77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897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29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r>
      <w:tr w:rsidR="007D34B9" w14:paraId="214D08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41C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712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0FE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FDB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275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964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r>
      <w:tr w:rsidR="007D34B9" w14:paraId="3840C9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E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77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7A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D6A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540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CF8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r>
      <w:tr w:rsidR="007D34B9" w14:paraId="55ED4F2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79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AE0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EB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78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3D6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8E9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r>
      <w:tr w:rsidR="007D34B9" w14:paraId="75D5EC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278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6C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coastalenp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9C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CA8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1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99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88.24</w:t>
            </w:r>
          </w:p>
        </w:tc>
      </w:tr>
      <w:tr w:rsidR="007D34B9" w14:paraId="5B590C54"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EB53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00E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inlandenp</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CC63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1BB1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6682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B2B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79.41</w:t>
            </w:r>
          </w:p>
        </w:tc>
      </w:tr>
      <w:tr w:rsidR="007D34B9" w14:paraId="7512A631"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AD1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7C7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423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956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B1E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61.76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F41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67.65</w:t>
            </w:r>
          </w:p>
        </w:tc>
      </w:tr>
      <w:tr w:rsidR="007D34B9" w14:paraId="6C58AD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E94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E23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25D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09C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F0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31A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70.59</w:t>
            </w:r>
          </w:p>
        </w:tc>
      </w:tr>
      <w:tr w:rsidR="007D34B9" w14:paraId="1AFF28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05E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AA4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7B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B00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E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651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32.35</w:t>
            </w:r>
          </w:p>
        </w:tc>
      </w:tr>
      <w:tr w:rsidR="007D34B9" w14:paraId="7BBFB8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F75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8AB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97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266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8CF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6F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r>
      <w:tr w:rsidR="007D34B9" w14:paraId="7F41B4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1F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75B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78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DB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CDC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308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73.53</w:t>
            </w:r>
          </w:p>
        </w:tc>
      </w:tr>
      <w:tr w:rsidR="007D34B9" w14:paraId="73901F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4C1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1F7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3A6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438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E1D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051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76.47</w:t>
            </w:r>
          </w:p>
        </w:tc>
      </w:tr>
      <w:tr w:rsidR="007D34B9" w14:paraId="673FEA5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F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A65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8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77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D17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90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r>
      <w:tr w:rsidR="007D34B9" w14:paraId="770CFC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DAD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3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coastalenp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6A3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6CE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68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D13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44.12</w:t>
            </w:r>
          </w:p>
        </w:tc>
      </w:tr>
      <w:tr w:rsidR="007D34B9" w14:paraId="2E1476F4"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3BFB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2555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inlandenp</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3BB8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0F86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B2A7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C95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47.06</w:t>
            </w:r>
          </w:p>
        </w:tc>
      </w:tr>
      <w:tr w:rsidR="007D34B9" w14:paraId="4F073906"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43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61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9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094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C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B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91.18</w:t>
            </w:r>
          </w:p>
        </w:tc>
      </w:tr>
      <w:tr w:rsidR="007D34B9" w14:paraId="2BDCA2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384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16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3B1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92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33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CE7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91.18</w:t>
            </w:r>
          </w:p>
        </w:tc>
      </w:tr>
      <w:tr w:rsidR="007D34B9" w14:paraId="594B09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2A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826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925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94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17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D80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70.59</w:t>
            </w:r>
          </w:p>
        </w:tc>
      </w:tr>
      <w:tr w:rsidR="007D34B9" w14:paraId="586464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0D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lastRenderedPageBreak/>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975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648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CA4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1BA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E8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r>
      <w:tr w:rsidR="007D34B9" w14:paraId="6B0B70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DA8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72E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E0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D5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E77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AB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85.29</w:t>
            </w:r>
          </w:p>
        </w:tc>
      </w:tr>
      <w:tr w:rsidR="007D34B9" w14:paraId="754D99B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519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7D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E8F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8D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9E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21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r>
      <w:tr w:rsidR="007D34B9" w14:paraId="39A487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E81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D0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7A1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CAB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FCE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FD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79.41</w:t>
            </w:r>
          </w:p>
        </w:tc>
      </w:tr>
      <w:tr w:rsidR="007D34B9" w14:paraId="671084B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4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705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coastalenp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A62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2F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E1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7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1F6E20CC"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C01E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5CDD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inlandenp</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AD0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2FE3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41F4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48F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70.59</w:t>
            </w:r>
          </w:p>
        </w:tc>
      </w:tr>
      <w:tr w:rsidR="007D34B9" w14:paraId="4A795AA0"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CF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8B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C5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B6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F0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96A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64.71</w:t>
            </w:r>
          </w:p>
        </w:tc>
      </w:tr>
      <w:tr w:rsidR="007D34B9" w14:paraId="3B587D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67E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613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F7C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8C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767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473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61.76</w:t>
            </w:r>
          </w:p>
        </w:tc>
      </w:tr>
      <w:tr w:rsidR="007D34B9" w14:paraId="0DEBEE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D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BF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62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8E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69D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020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r>
      <w:tr w:rsidR="007D34B9" w14:paraId="692B45C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F4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B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C7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E90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4FB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8B5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58.82</w:t>
            </w:r>
          </w:p>
        </w:tc>
      </w:tr>
      <w:tr w:rsidR="007D34B9" w14:paraId="322B3B2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0D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8E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E55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08A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1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75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32.35</w:t>
            </w:r>
          </w:p>
        </w:tc>
      </w:tr>
      <w:tr w:rsidR="007D34B9" w14:paraId="382BA1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4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9D2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13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685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A0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94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r>
      <w:tr w:rsidR="007D34B9" w14:paraId="52C7753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BF5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2D4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1E8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40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31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348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r>
      <w:tr w:rsidR="007D34B9" w14:paraId="04BC27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F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A9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coastalenp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81F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D91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C6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321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r>
      <w:tr w:rsidR="007D34B9" w14:paraId="17311E17"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30F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2F0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inlandenp</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31CA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2872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C37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E4EB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26.47</w:t>
            </w:r>
          </w:p>
        </w:tc>
      </w:tr>
      <w:tr w:rsidR="007D34B9" w14:paraId="2F8AA742"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C29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3E8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34E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0.89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F3F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AA8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1F6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61.76</w:t>
            </w:r>
          </w:p>
        </w:tc>
      </w:tr>
      <w:tr w:rsidR="007D34B9" w14:paraId="120B10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F5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822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FE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FF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679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88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58.82</w:t>
            </w:r>
          </w:p>
        </w:tc>
      </w:tr>
      <w:tr w:rsidR="007D34B9" w14:paraId="77C14A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BF9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EE5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2E7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807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BB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CDE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1FDA6D1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9C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A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604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F1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E4C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C1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76.47</w:t>
            </w:r>
          </w:p>
        </w:tc>
      </w:tr>
      <w:tr w:rsidR="007D34B9" w14:paraId="0E5AB2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6C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F7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68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A3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D5A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1C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r>
      <w:tr w:rsidR="007D34B9" w14:paraId="5CCF5D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B8A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B39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1D9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1C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012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57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85.29</w:t>
            </w:r>
          </w:p>
        </w:tc>
      </w:tr>
      <w:tr w:rsidR="007D34B9" w14:paraId="52CA30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AD5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232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69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5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E0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01D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r>
      <w:tr w:rsidR="007D34B9" w14:paraId="7CDC99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C9E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366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coastalenp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67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5B2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6E9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83C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64.71</w:t>
            </w:r>
          </w:p>
        </w:tc>
      </w:tr>
      <w:tr w:rsidR="007D34B9" w14:paraId="65E73336"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E89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00D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rPr>
              <w:t>inlandenp</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7F1A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1ACC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4.78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298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80F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76.47</w:t>
            </w:r>
          </w:p>
        </w:tc>
      </w:tr>
      <w:tr w:rsidR="007D34B9" w14:paraId="518505F2" w14:textId="77777777">
        <w:trPr>
          <w:jc w:val="center"/>
        </w:trPr>
        <w:tc>
          <w:tcPr>
            <w:tcW w:w="0" w:type="auto"/>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A492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Negative values indicate rising water, positive values indicate falling water. Exceedance refers to the percentage of years in the record in which the drying rate is less than that of the current year.</w:t>
            </w:r>
          </w:p>
        </w:tc>
      </w:tr>
    </w:tbl>
    <w:p w14:paraId="7741F857" w14:textId="77777777" w:rsidR="007D34B9" w:rsidRDefault="00000000">
      <w:pPr>
        <w:pStyle w:val="Heading4"/>
      </w:pPr>
      <w:bookmarkStart w:id="232" w:name="temperature-and-rainfall"/>
      <w:bookmarkEnd w:id="223"/>
      <w:r>
        <w:lastRenderedPageBreak/>
        <w:t>Temperature and Rainfall</w:t>
      </w:r>
    </w:p>
    <w:p w14:paraId="38E1233B" w14:textId="77777777" w:rsidR="007D34B9" w:rsidRDefault="00000000" w:rsidP="00723A4D">
      <w:pPr>
        <w:pStyle w:val="FirstParagraph"/>
      </w:pPr>
      <w:r>
        <w:t>Low temperatures during the winter months can significantly affect the availability of prey, since small fishes and crustaceans may burrow during cooler weather (Frederick and Loftus 1993).</w:t>
      </w:r>
    </w:p>
    <w:p w14:paraId="3011716A" w14:textId="08CE0025" w:rsidR="007D34B9" w:rsidRDefault="00000000" w:rsidP="00723A4D">
      <w:pPr>
        <w:pStyle w:val="BodyText"/>
        <w:rPr>
          <w:ins w:id="233" w:author="Ernest, Morgan" w:date="2025-09-29T10:52:00Z" w16du:dateUtc="2025-09-29T14:52:00Z"/>
        </w:rPr>
      </w:pPr>
      <w:del w:id="234" w:author="Ernest, Morgan" w:date="2025-09-29T10:51:00Z" w16du:dateUtc="2025-09-29T14:51:00Z">
        <w:r w:rsidDel="00E7314D">
          <w:delText>2025 maintained l</w:delText>
        </w:r>
      </w:del>
      <w:ins w:id="235" w:author="Ernest, Morgan" w:date="2025-09-29T10:51:00Z" w16du:dateUtc="2025-09-29T14:51:00Z">
        <w:r w:rsidR="00E7314D">
          <w:t>L</w:t>
        </w:r>
      </w:ins>
      <w:r>
        <w:t xml:space="preserve">ow temperatures </w:t>
      </w:r>
      <w:ins w:id="236" w:author="Ernest, Morgan" w:date="2025-09-29T10:51:00Z" w16du:dateUtc="2025-09-29T14:51:00Z">
        <w:r w:rsidR="00E7314D">
          <w:t xml:space="preserve">were maintained </w:t>
        </w:r>
      </w:ins>
      <w:r>
        <w:t xml:space="preserve">throughout most of the </w:t>
      </w:r>
      <w:ins w:id="237" w:author="Ernest, Morgan" w:date="2025-09-29T10:51:00Z" w16du:dateUtc="2025-09-29T14:51:00Z">
        <w:r w:rsidR="00E7314D">
          <w:t xml:space="preserve">2025 breeding </w:t>
        </w:r>
      </w:ins>
      <w:r>
        <w:t xml:space="preserve">season, with the one exception of an abnormally warm February. While overall cooler temperatures may have negatively affected prey availability, high recession rates and the resulting prey concentration likely offset this effect (Figure 7). Overall rainfall was below average across all months, further </w:t>
      </w:r>
      <w:del w:id="238" w:author="Ernest, Morgan" w:date="2025-09-29T10:51:00Z" w16du:dateUtc="2025-09-29T14:51:00Z">
        <w:r w:rsidDel="00E7314D">
          <w:delText xml:space="preserve">supporting </w:delText>
        </w:r>
      </w:del>
      <w:ins w:id="239" w:author="Ernest, Morgan" w:date="2025-09-29T10:51:00Z" w16du:dateUtc="2025-09-29T14:51:00Z">
        <w:r w:rsidR="00E7314D">
          <w:t xml:space="preserve">contributing to </w:t>
        </w:r>
      </w:ins>
      <w:r>
        <w:t xml:space="preserve">this season’s high recession rates. High levels of precipitation often result in reversals that are detrimental to nesting success. However, given the extremely low water levels and high recession rate, a slightly elevated amount of rainfall may have been beneficial by maintaining some water on the landscape, particularly </w:t>
      </w:r>
      <w:ins w:id="240" w:author="Ernest, Morgan" w:date="2025-09-29T10:51:00Z" w16du:dateUtc="2025-09-29T14:51:00Z">
        <w:r w:rsidR="00417C6A">
          <w:t xml:space="preserve">in </w:t>
        </w:r>
      </w:ins>
      <w:r>
        <w:t>WCA 3. June experienced extremely low rainfall, during what is typically the second month of the rainy season. Combined with already low water levels, there may be negative impacts on prey availability for next year’s breeding season (Figure 8).</w:t>
      </w:r>
    </w:p>
    <w:tbl>
      <w:tblPr>
        <w:tblStyle w:val="TableGrid"/>
        <w:tblW w:w="0" w:type="auto"/>
        <w:tblLook w:val="04A0" w:firstRow="1" w:lastRow="0" w:firstColumn="1" w:lastColumn="0" w:noHBand="0" w:noVBand="1"/>
      </w:tblPr>
      <w:tblGrid>
        <w:gridCol w:w="4686"/>
        <w:gridCol w:w="4664"/>
      </w:tblGrid>
      <w:tr w:rsidR="00417C6A" w14:paraId="0C16A7A3" w14:textId="77777777" w:rsidTr="00417C6A">
        <w:trPr>
          <w:ins w:id="241" w:author="Ernest, Morgan" w:date="2025-09-29T10:52:00Z"/>
        </w:trPr>
        <w:tc>
          <w:tcPr>
            <w:tcW w:w="4675" w:type="dxa"/>
          </w:tcPr>
          <w:p w14:paraId="478096D2" w14:textId="6B686D1D" w:rsidR="00417C6A" w:rsidRDefault="00417C6A" w:rsidP="00723A4D">
            <w:pPr>
              <w:pStyle w:val="BodyText"/>
              <w:ind w:firstLine="0"/>
              <w:rPr>
                <w:ins w:id="242" w:author="Ernest, Morgan" w:date="2025-09-29T10:52:00Z" w16du:dateUtc="2025-09-29T14:52:00Z"/>
              </w:rPr>
            </w:pPr>
            <w:ins w:id="243" w:author="Ernest, Morgan" w:date="2025-09-29T10:52:00Z" w16du:dateUtc="2025-09-29T14:52:00Z">
              <w:r>
                <w:rPr>
                  <w:noProof/>
                </w:rPr>
                <w:drawing>
                  <wp:inline distT="0" distB="0" distL="0" distR="0" wp14:anchorId="202ED903" wp14:editId="05D14C62">
                    <wp:extent cx="2834640" cy="2267712"/>
                    <wp:effectExtent l="0" t="0" r="3810" b="0"/>
                    <wp:docPr id="928782686" name="Picture" descr="Figure 7: Monthly temperature deviations averaged across all regional NOAA weather stations. Zero represents average long-term monthly deviation from normal temperature. Red bars display monthly deviations from long-term mean monthly temperatures. Dashed lines indicate average standard deviation above and below the mean monthly deviation."/>
                    <wp:cNvGraphicFramePr/>
                    <a:graphic xmlns:a="http://schemas.openxmlformats.org/drawingml/2006/main">
                      <a:graphicData uri="http://schemas.openxmlformats.org/drawingml/2006/picture">
                        <pic:pic xmlns:pic="http://schemas.openxmlformats.org/drawingml/2006/picture">
                          <pic:nvPicPr>
                            <pic:cNvPr id="59" name="Picture" descr="usace_2025_files/figure-docx/temperature-1.png"/>
                            <pic:cNvPicPr>
                              <a:picLocks noChangeAspect="1" noChangeArrowheads="1"/>
                            </pic:cNvPicPr>
                          </pic:nvPicPr>
                          <pic:blipFill>
                            <a:blip r:embed="rId15"/>
                            <a:stretch>
                              <a:fillRect/>
                            </a:stretch>
                          </pic:blipFill>
                          <pic:spPr bwMode="auto">
                            <a:xfrm>
                              <a:off x="0" y="0"/>
                              <a:ext cx="2834640" cy="2267712"/>
                            </a:xfrm>
                            <a:prstGeom prst="rect">
                              <a:avLst/>
                            </a:prstGeom>
                            <a:noFill/>
                            <a:ln w="9525">
                              <a:noFill/>
                              <a:headEnd/>
                              <a:tailEnd/>
                            </a:ln>
                          </pic:spPr>
                        </pic:pic>
                      </a:graphicData>
                    </a:graphic>
                  </wp:inline>
                </w:drawing>
              </w:r>
            </w:ins>
          </w:p>
        </w:tc>
        <w:tc>
          <w:tcPr>
            <w:tcW w:w="4675" w:type="dxa"/>
          </w:tcPr>
          <w:p w14:paraId="0D7F6B30" w14:textId="77777777" w:rsidR="00417C6A" w:rsidRDefault="00417C6A" w:rsidP="00417C6A">
            <w:pPr>
              <w:pStyle w:val="ImageCaption"/>
              <w:rPr>
                <w:ins w:id="244" w:author="Ernest, Morgan" w:date="2025-09-29T10:52:00Z" w16du:dateUtc="2025-09-29T14:52:00Z"/>
              </w:rPr>
            </w:pPr>
            <w:ins w:id="245" w:author="Ernest, Morgan" w:date="2025-09-29T10:52:00Z" w16du:dateUtc="2025-09-29T14:52:00Z">
              <w:r>
                <w:t>Figure 7: Monthly temperature deviations averaged across all regional NOAA weather stations. Zero represents average long-term monthly deviation from normal temperature. Red bars display monthly deviations from long-term mean monthly temperatures. Dashed lines indicate average standard deviation above and below the mean monthly deviation.</w:t>
              </w:r>
            </w:ins>
          </w:p>
          <w:p w14:paraId="2B26D719" w14:textId="77777777" w:rsidR="00417C6A" w:rsidRDefault="00417C6A" w:rsidP="00723A4D">
            <w:pPr>
              <w:pStyle w:val="BodyText"/>
              <w:ind w:firstLine="0"/>
              <w:rPr>
                <w:ins w:id="246" w:author="Ernest, Morgan" w:date="2025-09-29T10:52:00Z" w16du:dateUtc="2025-09-29T14:52:00Z"/>
              </w:rPr>
            </w:pPr>
          </w:p>
        </w:tc>
      </w:tr>
    </w:tbl>
    <w:p w14:paraId="57C0E8BD" w14:textId="77777777" w:rsidR="00417C6A" w:rsidRDefault="00417C6A" w:rsidP="00723A4D">
      <w:pPr>
        <w:pStyle w:val="BodyText"/>
        <w:rPr>
          <w:ins w:id="247" w:author="Ernest, Morgan" w:date="2025-09-29T10:53:00Z" w16du:dateUtc="2025-09-29T14:53:00Z"/>
        </w:rPr>
      </w:pPr>
    </w:p>
    <w:tbl>
      <w:tblPr>
        <w:tblStyle w:val="TableGrid"/>
        <w:tblW w:w="0" w:type="auto"/>
        <w:tblLook w:val="04A0" w:firstRow="1" w:lastRow="0" w:firstColumn="1" w:lastColumn="0" w:noHBand="0" w:noVBand="1"/>
      </w:tblPr>
      <w:tblGrid>
        <w:gridCol w:w="4686"/>
        <w:gridCol w:w="4664"/>
      </w:tblGrid>
      <w:tr w:rsidR="00417C6A" w14:paraId="6EB83840" w14:textId="77777777" w:rsidTr="00417C6A">
        <w:trPr>
          <w:ins w:id="248" w:author="Ernest, Morgan" w:date="2025-09-29T10:53:00Z"/>
        </w:trPr>
        <w:tc>
          <w:tcPr>
            <w:tcW w:w="4675" w:type="dxa"/>
          </w:tcPr>
          <w:p w14:paraId="25652279" w14:textId="1FC85B7F" w:rsidR="00417C6A" w:rsidRDefault="00417C6A" w:rsidP="00723A4D">
            <w:pPr>
              <w:pStyle w:val="BodyText"/>
              <w:ind w:firstLine="0"/>
              <w:rPr>
                <w:ins w:id="249" w:author="Ernest, Morgan" w:date="2025-09-29T10:53:00Z" w16du:dateUtc="2025-09-29T14:53:00Z"/>
              </w:rPr>
            </w:pPr>
            <w:ins w:id="250" w:author="Ernest, Morgan" w:date="2025-09-29T10:53:00Z" w16du:dateUtc="2025-09-29T14:53:00Z">
              <w:r>
                <w:rPr>
                  <w:noProof/>
                </w:rPr>
                <w:lastRenderedPageBreak/>
                <w:drawing>
                  <wp:inline distT="0" distB="0" distL="0" distR="0" wp14:anchorId="646AEB6E" wp14:editId="74D6C20F">
                    <wp:extent cx="2834640" cy="2267712"/>
                    <wp:effectExtent l="0" t="0" r="3810" b="0"/>
                    <wp:docPr id="1392777428" name="Picture" descr="Figure 8: Monthly precipitation deviations averaged across all regional NOAA weather stations. Zero represents average long-term monthly deviation from normal precipitation. Red bars display monthly deviations from long-term mean monthly precipitation levels. Dashed lines indicate average standard deviation above and below the mean monthly deviation."/>
                    <wp:cNvGraphicFramePr/>
                    <a:graphic xmlns:a="http://schemas.openxmlformats.org/drawingml/2006/main">
                      <a:graphicData uri="http://schemas.openxmlformats.org/drawingml/2006/picture">
                        <pic:pic xmlns:pic="http://schemas.openxmlformats.org/drawingml/2006/picture">
                          <pic:nvPicPr>
                            <pic:cNvPr id="63" name="Picture" descr="usace_2025_files/figure-docx/precipitation-1.png"/>
                            <pic:cNvPicPr>
                              <a:picLocks noChangeAspect="1" noChangeArrowheads="1"/>
                            </pic:cNvPicPr>
                          </pic:nvPicPr>
                          <pic:blipFill>
                            <a:blip r:embed="rId16"/>
                            <a:stretch>
                              <a:fillRect/>
                            </a:stretch>
                          </pic:blipFill>
                          <pic:spPr bwMode="auto">
                            <a:xfrm>
                              <a:off x="0" y="0"/>
                              <a:ext cx="2834640" cy="2267712"/>
                            </a:xfrm>
                            <a:prstGeom prst="rect">
                              <a:avLst/>
                            </a:prstGeom>
                            <a:noFill/>
                            <a:ln w="9525">
                              <a:noFill/>
                              <a:headEnd/>
                              <a:tailEnd/>
                            </a:ln>
                          </pic:spPr>
                        </pic:pic>
                      </a:graphicData>
                    </a:graphic>
                  </wp:inline>
                </w:drawing>
              </w:r>
            </w:ins>
          </w:p>
        </w:tc>
        <w:tc>
          <w:tcPr>
            <w:tcW w:w="4675" w:type="dxa"/>
          </w:tcPr>
          <w:p w14:paraId="3BE2BC5F" w14:textId="77777777" w:rsidR="00417C6A" w:rsidRDefault="00417C6A" w:rsidP="00417C6A">
            <w:pPr>
              <w:pStyle w:val="ImageCaption"/>
              <w:rPr>
                <w:ins w:id="251" w:author="Ernest, Morgan" w:date="2025-09-29T10:54:00Z" w16du:dateUtc="2025-09-29T14:54:00Z"/>
              </w:rPr>
            </w:pPr>
            <w:ins w:id="252" w:author="Ernest, Morgan" w:date="2025-09-29T10:54:00Z" w16du:dateUtc="2025-09-29T14:54:00Z">
              <w:r>
                <w:t>Figure 8: Monthly precipitation deviations averaged across all regional NOAA weather stations. Zero represents average long-term monthly deviation from normal precipitation. Red bars display monthly deviations from long-term mean monthly precipitation levels. Dashed lines indicate average standard deviation above and below the mean monthly deviation.</w:t>
              </w:r>
            </w:ins>
          </w:p>
          <w:p w14:paraId="33E837FA" w14:textId="77777777" w:rsidR="00417C6A" w:rsidRDefault="00417C6A" w:rsidP="00723A4D">
            <w:pPr>
              <w:pStyle w:val="BodyText"/>
              <w:ind w:firstLine="0"/>
              <w:rPr>
                <w:ins w:id="253" w:author="Ernest, Morgan" w:date="2025-09-29T10:53:00Z" w16du:dateUtc="2025-09-29T14:53:00Z"/>
              </w:rPr>
            </w:pPr>
          </w:p>
        </w:tc>
      </w:tr>
    </w:tbl>
    <w:p w14:paraId="3183F986" w14:textId="77777777" w:rsidR="00417C6A" w:rsidDel="00417C6A" w:rsidRDefault="00417C6A" w:rsidP="00723A4D">
      <w:pPr>
        <w:pStyle w:val="BodyText"/>
        <w:rPr>
          <w:del w:id="254" w:author="Ernest, Morgan" w:date="2025-09-29T10:54:00Z" w16du:dateUtc="2025-09-29T14:54:00Z"/>
        </w:rPr>
      </w:pPr>
    </w:p>
    <w:p w14:paraId="2838C753" w14:textId="06275394" w:rsidR="007D34B9" w:rsidDel="00417C6A" w:rsidRDefault="00000000">
      <w:pPr>
        <w:pStyle w:val="CaptionedFigure"/>
        <w:rPr>
          <w:del w:id="255" w:author="Ernest, Morgan" w:date="2025-09-29T10:54:00Z" w16du:dateUtc="2025-09-29T14:54:00Z"/>
        </w:rPr>
      </w:pPr>
      <w:del w:id="256" w:author="Ernest, Morgan" w:date="2025-09-29T10:52:00Z" w16du:dateUtc="2025-09-29T14:52:00Z">
        <w:r w:rsidDel="00417C6A">
          <w:rPr>
            <w:noProof/>
          </w:rPr>
          <w:drawing>
            <wp:inline distT="0" distB="0" distL="0" distR="0" wp14:anchorId="3604A07F" wp14:editId="0EBCD841">
              <wp:extent cx="5943600" cy="4754880"/>
              <wp:effectExtent l="0" t="0" r="0" b="0"/>
              <wp:docPr id="58" name="Picture" descr="Figure 7: Monthly temperature deviations averaged across all regional NOAA weather stations. Zero represents average long-term monthly deviation from normal temperature. Red bars display monthly deviations from long-term mean monthly temperatures. Dashed lines indicate average standard deviation above and below the mean monthly deviation."/>
              <wp:cNvGraphicFramePr/>
              <a:graphic xmlns:a="http://schemas.openxmlformats.org/drawingml/2006/main">
                <a:graphicData uri="http://schemas.openxmlformats.org/drawingml/2006/picture">
                  <pic:pic xmlns:pic="http://schemas.openxmlformats.org/drawingml/2006/picture">
                    <pic:nvPicPr>
                      <pic:cNvPr id="59" name="Picture" descr="usace_2025_files/figure-docx/temperature-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del>
    </w:p>
    <w:p w14:paraId="2543907F" w14:textId="72643531" w:rsidR="007D34B9" w:rsidDel="00417C6A" w:rsidRDefault="00000000">
      <w:pPr>
        <w:pStyle w:val="ImageCaption"/>
        <w:rPr>
          <w:del w:id="257" w:author="Ernest, Morgan" w:date="2025-09-29T10:52:00Z" w16du:dateUtc="2025-09-29T14:52:00Z"/>
        </w:rPr>
      </w:pPr>
      <w:bookmarkStart w:id="258" w:name="fig:temperature"/>
      <w:bookmarkEnd w:id="258"/>
      <w:del w:id="259" w:author="Ernest, Morgan" w:date="2025-09-29T10:52:00Z" w16du:dateUtc="2025-09-29T14:52:00Z">
        <w:r w:rsidDel="00417C6A">
          <w:delText>Figure 7: Monthly temperature deviations averaged across all regional NOAA weather stations. Zero represents average long-term monthly deviation from normal temperature. Red bars display monthly deviations from long-term mean monthly temperatures. Dashed lines indicate average standard deviation above and below the mean monthly deviation.</w:delText>
        </w:r>
      </w:del>
    </w:p>
    <w:p w14:paraId="2C0B2DB5" w14:textId="7F95A88E" w:rsidR="007D34B9" w:rsidRDefault="00000000">
      <w:pPr>
        <w:pStyle w:val="CaptionedFigure"/>
      </w:pPr>
      <w:del w:id="260" w:author="Ernest, Morgan" w:date="2025-09-29T10:53:00Z" w16du:dateUtc="2025-09-29T14:53:00Z">
        <w:r w:rsidDel="00417C6A">
          <w:rPr>
            <w:noProof/>
          </w:rPr>
          <w:drawing>
            <wp:inline distT="0" distB="0" distL="0" distR="0" wp14:anchorId="64DA8665" wp14:editId="2B704526">
              <wp:extent cx="2834640" cy="2267712"/>
              <wp:effectExtent l="0" t="0" r="3810" b="0"/>
              <wp:docPr id="62" name="Picture" descr="Figure 8: Monthly precipitation deviations averaged across all regional NOAA weather stations. Zero represents average long-term monthly deviation from normal precipitation. Red bars display monthly deviations from long-term mean monthly precipitation levels. Dashed lines indicate average standard deviation above and below the mean monthly deviation."/>
              <wp:cNvGraphicFramePr/>
              <a:graphic xmlns:a="http://schemas.openxmlformats.org/drawingml/2006/main">
                <a:graphicData uri="http://schemas.openxmlformats.org/drawingml/2006/picture">
                  <pic:pic xmlns:pic="http://schemas.openxmlformats.org/drawingml/2006/picture">
                    <pic:nvPicPr>
                      <pic:cNvPr id="63" name="Picture" descr="usace_2025_files/figure-docx/precipitation-1.png"/>
                      <pic:cNvPicPr>
                        <a:picLocks noChangeAspect="1" noChangeArrowheads="1"/>
                      </pic:cNvPicPr>
                    </pic:nvPicPr>
                    <pic:blipFill>
                      <a:blip r:embed="rId16"/>
                      <a:stretch>
                        <a:fillRect/>
                      </a:stretch>
                    </pic:blipFill>
                    <pic:spPr bwMode="auto">
                      <a:xfrm>
                        <a:off x="0" y="0"/>
                        <a:ext cx="2834640" cy="2267712"/>
                      </a:xfrm>
                      <a:prstGeom prst="rect">
                        <a:avLst/>
                      </a:prstGeom>
                      <a:noFill/>
                      <a:ln w="9525">
                        <a:noFill/>
                        <a:headEnd/>
                        <a:tailEnd/>
                      </a:ln>
                    </pic:spPr>
                  </pic:pic>
                </a:graphicData>
              </a:graphic>
            </wp:inline>
          </w:drawing>
        </w:r>
      </w:del>
    </w:p>
    <w:p w14:paraId="43E53CDD" w14:textId="21A263C7" w:rsidR="007D34B9" w:rsidDel="00417C6A" w:rsidRDefault="00000000">
      <w:pPr>
        <w:pStyle w:val="ImageCaption"/>
        <w:rPr>
          <w:del w:id="261" w:author="Ernest, Morgan" w:date="2025-09-29T10:54:00Z" w16du:dateUtc="2025-09-29T14:54:00Z"/>
        </w:rPr>
      </w:pPr>
      <w:bookmarkStart w:id="262" w:name="fig:precipitation"/>
      <w:bookmarkEnd w:id="262"/>
      <w:del w:id="263" w:author="Ernest, Morgan" w:date="2025-09-29T10:54:00Z" w16du:dateUtc="2025-09-29T14:54:00Z">
        <w:r w:rsidDel="00417C6A">
          <w:delText>Figure 8: Monthly precipitation deviations averaged across all regional NOAA weather stations. Zero represents average long-term monthly deviation from normal precipitation. Red bars display monthly deviations from long-term mean monthly precipitation levels. Dashed lines indicate average standard deviation above and below the mean monthly deviation.</w:delText>
        </w:r>
      </w:del>
    </w:p>
    <w:p w14:paraId="4C5CC865" w14:textId="77777777" w:rsidR="007D34B9" w:rsidRDefault="00000000">
      <w:pPr>
        <w:pStyle w:val="Heading3"/>
      </w:pPr>
      <w:bookmarkStart w:id="264" w:name="_Toc209968491"/>
      <w:bookmarkStart w:id="265" w:name="nesting-effort-and-success"/>
      <w:bookmarkEnd w:id="118"/>
      <w:bookmarkEnd w:id="232"/>
      <w:r>
        <w:t>Nesting Effort and Success</w:t>
      </w:r>
      <w:bookmarkEnd w:id="264"/>
    </w:p>
    <w:p w14:paraId="1E80A9ED" w14:textId="77777777" w:rsidR="007D34B9" w:rsidRDefault="00000000">
      <w:pPr>
        <w:pStyle w:val="Heading4"/>
      </w:pPr>
      <w:bookmarkStart w:id="266" w:name="nesting-effort"/>
      <w:r>
        <w:t>Nesting effort</w:t>
      </w:r>
    </w:p>
    <w:p w14:paraId="4903BDC4" w14:textId="568636A3" w:rsidR="007D34B9" w:rsidRDefault="00000000" w:rsidP="00723A4D">
      <w:pPr>
        <w:pStyle w:val="FirstParagraph"/>
      </w:pPr>
      <w:r>
        <w:t xml:space="preserve">We estimated that a minimum of 34278 wading bird nests were initiated at colonies within WCA Lox (1), 2 and 3 (Table 3), </w:t>
      </w:r>
      <w:ins w:id="267" w:author="Ernest, Morgan" w:date="2025-09-29T10:55:00Z" w16du:dateUtc="2025-09-29T14:55:00Z">
        <w:r w:rsidR="00417C6A">
          <w:t xml:space="preserve">with data from ENP personnel indicating </w:t>
        </w:r>
      </w:ins>
      <w:del w:id="268" w:author="Ernest, Morgan" w:date="2025-09-29T10:55:00Z" w16du:dateUtc="2025-09-29T14:55:00Z">
        <w:r w:rsidDel="00417C6A">
          <w:delText xml:space="preserve">and </w:delText>
        </w:r>
      </w:del>
      <w:r>
        <w:t>an additional 2577 nests in ENP (Table 4, see Figure 9 for colony locations).</w:t>
      </w:r>
    </w:p>
    <w:p w14:paraId="2F93EBC9" w14:textId="1B6CB449" w:rsidR="007D34B9" w:rsidRDefault="00000000" w:rsidP="00723A4D">
      <w:pPr>
        <w:pStyle w:val="BodyText"/>
      </w:pPr>
      <w:r>
        <w:t>Wood Storks initiated nesting in WCA 3 (</w:t>
      </w:r>
      <w:del w:id="269" w:author="Ernest, Morgan" w:date="2025-09-29T11:26:00Z" w16du:dateUtc="2025-09-29T15:26:00Z">
        <w:r w:rsidDel="00057A18">
          <w:delText xml:space="preserve">321 </w:delText>
        </w:r>
      </w:del>
      <w:ins w:id="270" w:author="Ernest, Morgan" w:date="2025-09-29T11:26:00Z" w16du:dateUtc="2025-09-29T15:26:00Z">
        <w:r w:rsidR="00057A18">
          <w:t xml:space="preserve">704 </w:t>
        </w:r>
      </w:ins>
      <w:r>
        <w:t>nests) at Hidden, Jetport New, and Jetport in 2025</w:t>
      </w:r>
      <w:ins w:id="271" w:author="Ernest, Morgan" w:date="2025-09-29T10:59:00Z" w16du:dateUtc="2025-09-29T14:59:00Z">
        <w:r w:rsidR="00417C6A">
          <w:t xml:space="preserve"> (Table </w:t>
        </w:r>
      </w:ins>
      <w:ins w:id="272" w:author="Ernest, Morgan" w:date="2025-09-29T11:00:00Z" w16du:dateUtc="2025-09-29T15:00:00Z">
        <w:r w:rsidR="00417C6A">
          <w:t>3)</w:t>
        </w:r>
      </w:ins>
      <w:r>
        <w:t xml:space="preserve">. This is the first year Wood Storks have been observed nesting at Hidden, and </w:t>
      </w:r>
      <w:ins w:id="273" w:author="Ernest, Morgan" w:date="2025-09-29T10:56:00Z" w16du:dateUtc="2025-09-29T14:56:00Z">
        <w:r w:rsidR="00417C6A">
          <w:t xml:space="preserve">it </w:t>
        </w:r>
      </w:ins>
      <w:r>
        <w:t>was the largest single colony this season</w:t>
      </w:r>
      <w:ins w:id="274" w:author="Ernest, Morgan" w:date="2025-09-29T10:59:00Z" w16du:dateUtc="2025-09-29T14:59:00Z">
        <w:r w:rsidR="00417C6A">
          <w:t xml:space="preserve"> (321 nests)</w:t>
        </w:r>
      </w:ins>
      <w:r>
        <w:t xml:space="preserve">. On the other hand, Jetport South, usually one of the larger WOST colonies, experienced no nesting activity. Wood Storks also initiated nesting in several colonies in ENP (466 nests). Roseate Spoonbills continued to nest in the WCAs and were present in at least 17 colonies, with a total of 228 nests. Larger numbers </w:t>
      </w:r>
      <w:proofErr w:type="gramStart"/>
      <w:r>
        <w:t>of nesting</w:t>
      </w:r>
      <w:proofErr w:type="gramEnd"/>
      <w:r>
        <w:t xml:space="preserve"> Roseate Spoonbills usually occurred in large mixed colonies as were observed in Alley North (47 nests) and 6th Bridge (83 nests). Actual nest numbers are likely higher, as Roseate Spoonbills have been difficult to identify at some locations. For example, 11 active nests were found while performing ground-based nest checks at Hidden, but only 2 nests were observed in the imagery utilized for colony-wide counts.</w:t>
      </w:r>
    </w:p>
    <w:p w14:paraId="58C940DB" w14:textId="77777777" w:rsidR="007D34B9" w:rsidRDefault="00000000">
      <w:r>
        <w:br w:type="page"/>
      </w:r>
    </w:p>
    <w:p w14:paraId="7DECC802" w14:textId="77777777" w:rsidR="00830AD2" w:rsidRDefault="00830AD2">
      <w:pPr>
        <w:pStyle w:val="TableCaption"/>
        <w:sectPr w:rsidR="00830AD2" w:rsidSect="00056690">
          <w:footerReference w:type="even" r:id="rId17"/>
          <w:footerReference w:type="default" r:id="rId18"/>
          <w:pgSz w:w="12240" w:h="15840"/>
          <w:pgMar w:top="1440" w:right="1440" w:bottom="1440" w:left="1440" w:header="720" w:footer="720" w:gutter="0"/>
          <w:pgNumType w:start="1"/>
          <w:cols w:space="720"/>
          <w:titlePg/>
        </w:sectPr>
      </w:pPr>
      <w:bookmarkStart w:id="275" w:name="tab:nesting"/>
      <w:bookmarkEnd w:id="275"/>
    </w:p>
    <w:p w14:paraId="3BC9EC4C" w14:textId="77777777" w:rsidR="007D34B9" w:rsidRDefault="00000000" w:rsidP="00221218">
      <w:pPr>
        <w:pStyle w:val="TableCaption"/>
        <w:ind w:left="720"/>
      </w:pPr>
      <w:r>
        <w:lastRenderedPageBreak/>
        <w:t xml:space="preserve">Table 3: </w:t>
      </w:r>
      <w:proofErr w:type="gramStart"/>
      <w:r>
        <w:t>Numbers of nests</w:t>
      </w:r>
      <w:proofErr w:type="gramEnd"/>
      <w:r>
        <w:t xml:space="preserve"> of wading birds by species in all WCAs.</w:t>
      </w:r>
    </w:p>
    <w:tbl>
      <w:tblPr>
        <w:tblW w:w="0" w:type="pct"/>
        <w:jc w:val="center"/>
        <w:tblLook w:val="0420" w:firstRow="1" w:lastRow="0" w:firstColumn="0" w:lastColumn="0" w:noHBand="0" w:noVBand="1"/>
      </w:tblPr>
      <w:tblGrid>
        <w:gridCol w:w="1351"/>
        <w:gridCol w:w="714"/>
        <w:gridCol w:w="848"/>
        <w:gridCol w:w="775"/>
        <w:gridCol w:w="860"/>
        <w:gridCol w:w="824"/>
        <w:gridCol w:w="824"/>
        <w:gridCol w:w="824"/>
        <w:gridCol w:w="775"/>
        <w:gridCol w:w="799"/>
        <w:gridCol w:w="702"/>
        <w:gridCol w:w="824"/>
        <w:gridCol w:w="824"/>
        <w:gridCol w:w="824"/>
        <w:gridCol w:w="897"/>
        <w:gridCol w:w="726"/>
        <w:gridCol w:w="909"/>
      </w:tblGrid>
      <w:tr w:rsidR="007D34B9" w14:paraId="39290E7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AF8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colony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8FA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WCA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C4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D9F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48ED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C4E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ROSP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11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76A5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A6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LBHE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DED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TRHE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AD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GLIB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C93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BCNH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666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CAEG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DA0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560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SMWH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9EE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ANHI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E3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TOTAL</w:t>
            </w:r>
          </w:p>
        </w:tc>
      </w:tr>
      <w:tr w:rsidR="007D34B9" w14:paraId="17A2E35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D07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Spiderfish</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583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9FB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07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70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C2F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50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42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658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0F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7F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CB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E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537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0A9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19A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13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49</w:t>
            </w:r>
          </w:p>
        </w:tc>
      </w:tr>
      <w:tr w:rsidR="007D34B9" w14:paraId="30495B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91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Sculpin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AD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AB3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5A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E9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C7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3C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86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84D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3E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566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43E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32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A54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2B3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3D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F65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79</w:t>
            </w:r>
          </w:p>
        </w:tc>
      </w:tr>
      <w:tr w:rsidR="007D34B9" w14:paraId="40F1341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6E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460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59B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8A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CA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13A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93A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79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BFC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0C2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300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D5E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6D1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8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FA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12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541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84</w:t>
            </w:r>
          </w:p>
        </w:tc>
      </w:tr>
      <w:tr w:rsidR="007D34B9" w14:paraId="64C41D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844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2b South End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8BC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F66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C31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3A9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189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ED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52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6B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F1F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B6F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A6E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23D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14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CCF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FE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A0D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126</w:t>
            </w:r>
          </w:p>
        </w:tc>
      </w:tr>
      <w:tr w:rsidR="007D34B9" w14:paraId="712F97B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A50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C2B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662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A92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AFE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0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55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D9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BA2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8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CA6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9A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1E2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F5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E0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EF2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B3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157</w:t>
            </w:r>
          </w:p>
        </w:tc>
      </w:tr>
      <w:tr w:rsidR="007D34B9" w14:paraId="602129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B79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Shamash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E99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3C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7BD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B3A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0E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550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C83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0AA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71F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3BA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2C9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B64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6AB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F21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438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62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556</w:t>
            </w:r>
          </w:p>
        </w:tc>
      </w:tr>
      <w:tr w:rsidR="007D34B9" w14:paraId="7A3231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54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Rhea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CD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08E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D8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1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5D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3DA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C3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36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AC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C13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BA3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C3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C2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06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2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0BA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757</w:t>
            </w:r>
          </w:p>
        </w:tc>
      </w:tr>
      <w:tr w:rsidR="007D34B9" w14:paraId="76CCBE7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CB6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Forseti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21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08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B9F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74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D6E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412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416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18F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68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EE5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B6E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E2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FA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685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B47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D6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41</w:t>
            </w:r>
          </w:p>
        </w:tc>
      </w:tr>
      <w:tr w:rsidR="007D34B9" w14:paraId="7DE994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2FD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22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8AB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D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C6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2CC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91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808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A1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967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FB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EA0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D9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8C4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548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08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E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44</w:t>
            </w:r>
          </w:p>
        </w:tc>
      </w:tr>
      <w:tr w:rsidR="007D34B9" w14:paraId="4810338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B0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95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3D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0FA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B2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66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C25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E71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665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1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98D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B9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7CC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B37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7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385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D8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46</w:t>
            </w:r>
          </w:p>
        </w:tc>
      </w:tr>
      <w:tr w:rsidR="007D34B9" w14:paraId="2B65DB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5FF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Auster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49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B9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1C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2C6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3E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50F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636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C4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ED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63B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64E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282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DDB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99E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C0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632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48</w:t>
            </w:r>
          </w:p>
        </w:tc>
      </w:tr>
      <w:tr w:rsidR="007D34B9" w14:paraId="2F0B4D4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558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Little 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09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85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66C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99D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1DD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24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2A6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4DD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86D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0DD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FA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B62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277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D74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AF2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F7D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52</w:t>
            </w:r>
          </w:p>
        </w:tc>
      </w:tr>
      <w:tr w:rsidR="007D34B9" w14:paraId="15AFE8F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F9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941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20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F5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70E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2AB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25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5F7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6D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F64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224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B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4BF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AC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FC8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E6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1BD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r>
      <w:tr w:rsidR="007D34B9" w14:paraId="4CE319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92A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Odin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69A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1F7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055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ED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0BA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B5E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23F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D9F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AD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0EE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C9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48A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4F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4B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B95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ED6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w:t>
            </w:r>
          </w:p>
        </w:tc>
      </w:tr>
      <w:tr w:rsidR="007D34B9" w14:paraId="1E27901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AF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Kidlow</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FDB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39B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90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2D3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2B2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923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53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E7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25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93C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40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26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A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4BB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B61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84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60</w:t>
            </w:r>
          </w:p>
        </w:tc>
      </w:tr>
      <w:tr w:rsidR="007D34B9" w14:paraId="25802B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0D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Hestia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23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684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20B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2F7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B71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AD2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0BF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56E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0F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662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AE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FE0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198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3DF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BC5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26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62</w:t>
            </w:r>
          </w:p>
        </w:tc>
      </w:tr>
      <w:tr w:rsidR="007D34B9" w14:paraId="1CBF3A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1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Cypress City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C1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F74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C64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7FF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088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94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DF4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74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7F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33C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2A0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BA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2A7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7E2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A58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D5F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67</w:t>
            </w:r>
          </w:p>
        </w:tc>
      </w:tr>
      <w:tr w:rsidR="007D34B9" w14:paraId="37DA9A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843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Draco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D7B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A90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34E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12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9F3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0B3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D87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B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914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214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78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216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5C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2E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F4B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754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85</w:t>
            </w:r>
          </w:p>
        </w:tc>
      </w:tr>
      <w:tr w:rsidR="007D34B9" w14:paraId="7064C7F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95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Jerrod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05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15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33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57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E96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8D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C45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67D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99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CAD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6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C4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37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EF3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F10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C5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87</w:t>
            </w:r>
          </w:p>
        </w:tc>
      </w:tr>
      <w:tr w:rsidR="007D34B9" w14:paraId="737AB0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78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Kinich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9C7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5C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A1B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FA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B0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FA0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703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1A0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58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48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350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FF5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679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8C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15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AFE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88</w:t>
            </w:r>
          </w:p>
        </w:tc>
      </w:tr>
      <w:tr w:rsidR="007D34B9" w14:paraId="1FF01A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B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lastRenderedPageBreak/>
              <w:t>Vacation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399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68D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98D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071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B42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F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41D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15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CD4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FDA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BE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813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22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77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EB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EB7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106</w:t>
            </w:r>
          </w:p>
        </w:tc>
      </w:tr>
      <w:tr w:rsidR="007D34B9" w14:paraId="01BE31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439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Joule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9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F7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15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D45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B9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A59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2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AC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84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CA6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B63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C3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5B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9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AB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9F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110</w:t>
            </w:r>
          </w:p>
        </w:tc>
      </w:tr>
      <w:tr w:rsidR="007D34B9" w14:paraId="227D10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4D9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Jupiter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860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88F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52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24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BD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4F2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313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D0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544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A8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49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B5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E8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7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048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91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128</w:t>
            </w:r>
          </w:p>
        </w:tc>
      </w:tr>
      <w:tr w:rsidR="007D34B9" w14:paraId="003BFCB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75D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E3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11E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8AE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18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3A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26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EA2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07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20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533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51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32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12E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D5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F93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2B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135</w:t>
            </w:r>
          </w:p>
        </w:tc>
      </w:tr>
      <w:tr w:rsidR="007D34B9" w14:paraId="4BA26C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B0B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Aerie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43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D0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610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53B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5A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B8C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593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523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01D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9F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C1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6C1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31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A0F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1AD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C9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142</w:t>
            </w:r>
          </w:p>
        </w:tc>
      </w:tr>
      <w:tr w:rsidR="007D34B9" w14:paraId="1085E1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73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Enlil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616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6E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84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49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676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35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1CF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834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A9A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A1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7F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A3A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B43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1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F2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861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148</w:t>
            </w:r>
          </w:p>
        </w:tc>
      </w:tr>
      <w:tr w:rsidR="007D34B9" w14:paraId="437109C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B6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Jetport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EA2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428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C66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ED0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1CF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91F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CD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6E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71A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6D8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BC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59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40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F8B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F8A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D0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158</w:t>
            </w:r>
          </w:p>
        </w:tc>
      </w:tr>
      <w:tr w:rsidR="007D34B9" w14:paraId="6D50C8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FE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Vulture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93E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5F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BB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C86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32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0F4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A2B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DB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B90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7E5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BB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A4F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AA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A84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03A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7FE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172</w:t>
            </w:r>
          </w:p>
        </w:tc>
      </w:tr>
      <w:tr w:rsidR="007D34B9" w14:paraId="1D3ACA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4D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Juno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E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08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1C0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23E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0AE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C4F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C08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159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9E4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BBD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EA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D85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B3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A63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8CF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78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180</w:t>
            </w:r>
          </w:p>
        </w:tc>
      </w:tr>
      <w:tr w:rsidR="007D34B9" w14:paraId="7A1FEE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43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Diana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1EB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F75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30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768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F2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51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66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DA6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6B3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FA3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A5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8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6B2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33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D7C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E44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208</w:t>
            </w:r>
          </w:p>
        </w:tc>
      </w:tr>
      <w:tr w:rsidR="007D34B9" w14:paraId="42EC6CE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85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2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F7A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75D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B52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A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73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D0A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560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A4D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A78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DC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DE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5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CE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CFB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9BD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258</w:t>
            </w:r>
          </w:p>
        </w:tc>
      </w:tr>
      <w:tr w:rsidR="007D34B9" w14:paraId="218E066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A9A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1B6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82C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41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E70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EC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C71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821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ED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2D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3C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9E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654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421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E4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5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00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268</w:t>
            </w:r>
          </w:p>
        </w:tc>
      </w:tr>
      <w:tr w:rsidR="007D34B9" w14:paraId="6428CB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897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Jetport New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37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36E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91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5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042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410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27C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D0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666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CBF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E3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F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552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14E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E53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1D9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324</w:t>
            </w:r>
          </w:p>
        </w:tc>
      </w:tr>
      <w:tr w:rsidR="007D34B9" w14:paraId="760DE5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1C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3b Boat Ramp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3B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73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C2B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363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7D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98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65E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6F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BC4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06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AD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183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13F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458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2B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306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342</w:t>
            </w:r>
          </w:p>
        </w:tc>
      </w:tr>
      <w:tr w:rsidR="007D34B9" w14:paraId="07237E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0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Nanse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6C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7D8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FD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BD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01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20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3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4F0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C1A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74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DFC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ED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AA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985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2F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F6C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372</w:t>
            </w:r>
          </w:p>
        </w:tc>
      </w:tr>
      <w:tr w:rsidR="007D34B9" w14:paraId="5C50EB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96D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Hidden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C8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AA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3F7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F66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0B1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023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690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3BE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48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B5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AA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DA3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AB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090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16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8B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588</w:t>
            </w:r>
          </w:p>
        </w:tc>
      </w:tr>
      <w:tr w:rsidR="007D34B9" w14:paraId="2DE9DD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81A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Horus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FF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FA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528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0AD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33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D3B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D09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FDA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C2D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D19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246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977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C45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7A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A8C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6F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1165</w:t>
            </w:r>
          </w:p>
        </w:tc>
      </w:tr>
      <w:tr w:rsidR="007D34B9" w14:paraId="3D3380E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7B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6th Bridge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D3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026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A7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8D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177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56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26E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D13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BA7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F48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A76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6BD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39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0A8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CE0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FE0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1927</w:t>
            </w:r>
          </w:p>
        </w:tc>
      </w:tr>
      <w:tr w:rsidR="007D34B9" w14:paraId="4B32A9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10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Alley North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17A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CC8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93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14895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11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2D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A9C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DB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2DC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28B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958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CB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925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0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17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90A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B27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15859</w:t>
            </w:r>
          </w:p>
        </w:tc>
      </w:tr>
      <w:tr w:rsidR="007D34B9" w14:paraId="66965B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179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Yellowtail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77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B08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EC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D3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71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9E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5A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98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64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E18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A12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5E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26C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7AB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98D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7E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40</w:t>
            </w:r>
          </w:p>
        </w:tc>
      </w:tr>
      <w:tr w:rsidR="007D34B9" w14:paraId="590D0D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490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Canal North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45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C5F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EBF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43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CF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6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92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ED4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E21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1C2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BD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3DD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A78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C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7AC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7A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53</w:t>
            </w:r>
          </w:p>
        </w:tc>
      </w:tr>
      <w:tr w:rsidR="007D34B9" w14:paraId="29E641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ECE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lastRenderedPageBreak/>
              <w:t>Yellow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B1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72E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D90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66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E17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848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E40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C59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13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B9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D4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CB5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B0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E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EBD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68A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r>
      <w:tr w:rsidR="007D34B9" w14:paraId="6F4DE54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FF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Walleye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23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1F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33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661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C35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42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E8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10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DC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B1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42C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AC6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0B0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A6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112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251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w:t>
            </w:r>
          </w:p>
        </w:tc>
      </w:tr>
      <w:tr w:rsidR="007D34B9" w14:paraId="76B5AE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1DB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Yam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DE1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D8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FFD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9F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694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BD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70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49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B6F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8DD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69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4F7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FB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26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78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65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59</w:t>
            </w:r>
          </w:p>
        </w:tc>
      </w:tr>
      <w:tr w:rsidR="007D34B9" w14:paraId="1944C3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25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Tyger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840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777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143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F95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55D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0F9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1C2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355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418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131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D4D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FF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B4E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D5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81D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2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60</w:t>
            </w:r>
          </w:p>
        </w:tc>
      </w:tr>
      <w:tr w:rsidR="007D34B9" w14:paraId="3606642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E7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Yamir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294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A93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4E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07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E8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41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1B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24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456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60E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564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5F9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0C6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F42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0A5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A12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60</w:t>
            </w:r>
          </w:p>
        </w:tc>
      </w:tr>
      <w:tr w:rsidR="007D34B9" w14:paraId="35663C4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BE3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C8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D52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03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5E0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F8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068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579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49E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E7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877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ED0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A7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E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8C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9BD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4B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64</w:t>
            </w:r>
          </w:p>
        </w:tc>
      </w:tr>
      <w:tr w:rsidR="007D34B9" w14:paraId="0CF95D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35B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15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DA6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B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E5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B14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BE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2E0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982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F4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BC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7D8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738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C88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CC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A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C4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76</w:t>
            </w:r>
          </w:p>
        </w:tc>
      </w:tr>
      <w:tr w:rsidR="007D34B9" w14:paraId="34C9A8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8D2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DBE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417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070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2D6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D39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62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77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8C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BA8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25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20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882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077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6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B44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392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76</w:t>
            </w:r>
          </w:p>
        </w:tc>
      </w:tr>
      <w:tr w:rsidR="007D34B9" w14:paraId="0E93350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A85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1F2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36E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B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D4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2C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4E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10C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F9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B3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D3E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2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7BA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3C5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D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46F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BD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90</w:t>
            </w:r>
          </w:p>
        </w:tc>
      </w:tr>
      <w:tr w:rsidR="007D34B9" w14:paraId="0C9611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694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Utu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F70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B6C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D76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86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9DE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861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172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D9B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38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84C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CE3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48B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F9F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E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5D7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22F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108</w:t>
            </w:r>
          </w:p>
        </w:tc>
      </w:tr>
      <w:tr w:rsidR="007D34B9" w14:paraId="01189E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A8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3664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BD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752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0F2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FD7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29A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50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8F4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9A8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88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A6C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24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BC3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A7F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7F9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C2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56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126</w:t>
            </w:r>
          </w:p>
        </w:tc>
      </w:tr>
      <w:tr w:rsidR="007D34B9" w14:paraId="5B6C20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585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D4B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EA6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98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9B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42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081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64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24A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3F6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F9A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F13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07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3C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1E4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26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CE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130</w:t>
            </w:r>
          </w:p>
        </w:tc>
      </w:tr>
      <w:tr w:rsidR="007D34B9" w14:paraId="028B66E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DF2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506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F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DC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6B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340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7E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30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8FC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E0D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93C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C43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DD7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1F8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DC0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D49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7D8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148</w:t>
            </w:r>
          </w:p>
        </w:tc>
      </w:tr>
      <w:tr w:rsidR="007D34B9" w14:paraId="223C949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73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 Ramp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5E7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1E4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D2B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79C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6C8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E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679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AD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42F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40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3AA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1C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F8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C0D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C8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64B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395</w:t>
            </w:r>
          </w:p>
        </w:tc>
      </w:tr>
      <w:tr w:rsidR="007D34B9" w14:paraId="0EAC41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E6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3A4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81E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B97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D6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43E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3D4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1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A6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3E0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1CB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0AF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4F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784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82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80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C2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550</w:t>
            </w:r>
          </w:p>
        </w:tc>
      </w:tr>
      <w:tr w:rsidR="007D34B9" w14:paraId="63D46D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85B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 West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B45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8C6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5D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AC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599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00E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2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8A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CD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45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DC7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D8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FC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3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F8C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250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934</w:t>
            </w:r>
          </w:p>
        </w:tc>
      </w:tr>
      <w:tr w:rsidR="007D34B9" w14:paraId="32387F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1AE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 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530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1B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50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8E2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398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65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286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0A1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96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5B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257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6C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029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B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792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35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3482</w:t>
            </w:r>
          </w:p>
        </w:tc>
      </w:tr>
      <w:tr w:rsidR="007D34B9" w14:paraId="6765E4B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842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C6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139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6874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D6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19922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9279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704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3C5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6A1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272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50C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372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525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162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C2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F1B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8F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297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E76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E06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3191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4A9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421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31753</w:t>
            </w:r>
          </w:p>
        </w:tc>
      </w:tr>
      <w:tr w:rsidR="007D34B9" w14:paraId="24230ABF" w14:textId="77777777">
        <w:trPr>
          <w:jc w:val="center"/>
        </w:trPr>
        <w:tc>
          <w:tcPr>
            <w:tcW w:w="0" w:type="auto"/>
            <w:gridSpan w:val="1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0544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For detailed information on colonies, and for information on colonies of less than 40 pairs, see Appendix 1.</w:t>
            </w:r>
          </w:p>
        </w:tc>
      </w:tr>
    </w:tbl>
    <w:p w14:paraId="6F600618" w14:textId="77777777" w:rsidR="007D34B9" w:rsidRDefault="00000000">
      <w:r>
        <w:br w:type="page"/>
      </w:r>
    </w:p>
    <w:p w14:paraId="51D6B636" w14:textId="77777777" w:rsidR="007D34B9" w:rsidRDefault="00000000">
      <w:pPr>
        <w:pStyle w:val="TableCaption"/>
      </w:pPr>
      <w:bookmarkStart w:id="276" w:name="tab:enpnesting"/>
      <w:bookmarkEnd w:id="276"/>
      <w:r>
        <w:lastRenderedPageBreak/>
        <w:t xml:space="preserve">Table 4: </w:t>
      </w:r>
      <w:proofErr w:type="gramStart"/>
      <w:r>
        <w:t>Numbers of nests</w:t>
      </w:r>
      <w:proofErr w:type="gramEnd"/>
      <w:r>
        <w:t xml:space="preserve"> of wading birds by species in Everglades National Park.</w:t>
      </w:r>
    </w:p>
    <w:tbl>
      <w:tblPr>
        <w:tblW w:w="0" w:type="pct"/>
        <w:jc w:val="center"/>
        <w:tblLook w:val="0420" w:firstRow="1" w:lastRow="0" w:firstColumn="0" w:lastColumn="0" w:noHBand="0" w:noVBand="1"/>
      </w:tblPr>
      <w:tblGrid>
        <w:gridCol w:w="1451"/>
        <w:gridCol w:w="714"/>
        <w:gridCol w:w="848"/>
        <w:gridCol w:w="775"/>
        <w:gridCol w:w="860"/>
        <w:gridCol w:w="824"/>
        <w:gridCol w:w="824"/>
        <w:gridCol w:w="824"/>
        <w:gridCol w:w="775"/>
        <w:gridCol w:w="799"/>
        <w:gridCol w:w="702"/>
        <w:gridCol w:w="824"/>
        <w:gridCol w:w="824"/>
        <w:gridCol w:w="824"/>
        <w:gridCol w:w="897"/>
        <w:gridCol w:w="726"/>
        <w:gridCol w:w="909"/>
      </w:tblGrid>
      <w:tr w:rsidR="007D34B9" w14:paraId="0F47B97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91A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colony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0B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WCA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D1A0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1A0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9B2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4D2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ROSP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9B0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14D1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C67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LBHE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F25D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TRHE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0C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GLIB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442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BCNH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9B1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CAEG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0AC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B206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SMWH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564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ANHI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1A8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TOTAL</w:t>
            </w:r>
          </w:p>
        </w:tc>
      </w:tr>
      <w:tr w:rsidR="007D34B9" w14:paraId="7BE80F2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F7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Alligator Bay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43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2C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F3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DFD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BA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6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34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972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99B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89A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43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DC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D19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4AF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6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2E7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225</w:t>
            </w:r>
          </w:p>
        </w:tc>
      </w:tr>
      <w:tr w:rsidR="007D34B9" w14:paraId="12AD8F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AB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Broad River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E1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7B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E33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8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747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0B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7CD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F4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CDB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75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427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D6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48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BB7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F53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0FB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51</w:t>
            </w:r>
          </w:p>
        </w:tc>
      </w:tr>
      <w:tr w:rsidR="007D34B9" w14:paraId="5700F3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0A0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Cabbage Bay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2A1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682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3D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00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0D0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6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7A0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35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09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92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127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F49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97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358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D3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289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584</w:t>
            </w:r>
          </w:p>
        </w:tc>
      </w:tr>
      <w:tr w:rsidR="007D34B9" w14:paraId="4D110B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E8A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Colony13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1E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4C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447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70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44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0B5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D72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387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B1F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8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22B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7B0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D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68B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67E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CE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225</w:t>
            </w:r>
          </w:p>
        </w:tc>
      </w:tr>
      <w:tr w:rsidR="007D34B9" w14:paraId="09E73D3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CE4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Colony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2BD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54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CDD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AEB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1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749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77E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994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A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825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0CD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E2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07A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E9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5F0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3B5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161</w:t>
            </w:r>
          </w:p>
        </w:tc>
      </w:tr>
      <w:tr w:rsidR="007D34B9" w14:paraId="415204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495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Colony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8F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A5F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07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D6B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1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6AC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9A5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67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07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42D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380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9C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06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7CE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9E9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8F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141</w:t>
            </w:r>
          </w:p>
        </w:tc>
      </w:tr>
      <w:tr w:rsidR="007D34B9" w14:paraId="5A29C7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596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Cuthbert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D6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B8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618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13E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83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3A0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F7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A6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36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AA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6CA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ECF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372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11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3BC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65B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282</w:t>
            </w:r>
          </w:p>
        </w:tc>
      </w:tr>
      <w:tr w:rsidR="007D34B9" w14:paraId="75D0FA8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1F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Otter Creek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5A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ECA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6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DF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768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A9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9B5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AA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E04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3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A1A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971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4B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3B5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EC3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07A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577</w:t>
            </w:r>
          </w:p>
        </w:tc>
      </w:tr>
      <w:tr w:rsidR="007D34B9" w14:paraId="66A56E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8C9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Paurotis</w:t>
            </w:r>
            <w:proofErr w:type="spellEnd"/>
            <w:r>
              <w:rPr>
                <w:rFonts w:ascii="Arial" w:eastAsia="Helvetica" w:hAnsi="Helvetica" w:cs="Helvetica"/>
                <w:color w:val="000000"/>
                <w:sz w:val="18"/>
                <w:szCs w:val="18"/>
              </w:rPr>
              <w:t xml:space="preserve"> Pond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6F5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7D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1D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48D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FBA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BB0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17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23F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B8D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F8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FF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F4E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BA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0DC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CDC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44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281</w:t>
            </w:r>
          </w:p>
        </w:tc>
      </w:tr>
      <w:tr w:rsidR="007D34B9" w14:paraId="673DE1A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C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Shark Valley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AA8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7D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2AD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93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99F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98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FFD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9E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0AD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93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AA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9EE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20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CB8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05C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4AB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r>
      <w:tr w:rsidR="007D34B9" w14:paraId="71C0A9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599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Shark Valley Tram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77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proofErr w:type="spellStart"/>
            <w:r>
              <w:rPr>
                <w:rFonts w:ascii="Arial" w:eastAsia="Helvetica" w:hAnsi="Helvetica" w:cs="Helvetica"/>
                <w:color w:val="000000"/>
                <w:sz w:val="18"/>
                <w:szCs w:val="18"/>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11F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FB0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7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72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B2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B52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5E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A4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85B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E12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F6E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C6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0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BAF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FB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35</w:t>
            </w:r>
          </w:p>
        </w:tc>
      </w:tr>
      <w:tr w:rsidR="007D34B9" w14:paraId="79AE740F"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EE6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746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160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1990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D5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637A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466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DE7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904C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E3DE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ED6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6511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63D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D40E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488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B3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99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A4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E53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2577</w:t>
            </w:r>
          </w:p>
        </w:tc>
      </w:tr>
      <w:tr w:rsidR="007D34B9" w14:paraId="156D266B" w14:textId="77777777">
        <w:trPr>
          <w:jc w:val="center"/>
        </w:trPr>
        <w:tc>
          <w:tcPr>
            <w:tcW w:w="0" w:type="auto"/>
            <w:gridSpan w:val="1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A768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For detailed information on colonies see Appendix 1. Numbers in ENP are courtesy of Everglades National Park staff and SFWMD.</w:t>
            </w:r>
          </w:p>
        </w:tc>
      </w:tr>
    </w:tbl>
    <w:p w14:paraId="3605BFC5" w14:textId="77777777" w:rsidR="00830AD2" w:rsidRDefault="00000000">
      <w:pPr>
        <w:sectPr w:rsidR="00830AD2" w:rsidSect="00221218">
          <w:pgSz w:w="15840" w:h="12240" w:orient="landscape"/>
          <w:pgMar w:top="1440" w:right="720" w:bottom="1440" w:left="720" w:header="720" w:footer="720" w:gutter="0"/>
          <w:cols w:space="720"/>
          <w:docGrid w:linePitch="326"/>
        </w:sectPr>
      </w:pPr>
      <w:r>
        <w:br w:type="page"/>
      </w:r>
    </w:p>
    <w:p w14:paraId="1767A074" w14:textId="77777777" w:rsidR="007D34B9" w:rsidRDefault="007D34B9"/>
    <w:p w14:paraId="7D8343D9" w14:textId="77777777" w:rsidR="007D34B9" w:rsidRDefault="00000000">
      <w:pPr>
        <w:pStyle w:val="CaptionedFigure"/>
      </w:pPr>
      <w:r>
        <w:rPr>
          <w:noProof/>
        </w:rPr>
        <w:drawing>
          <wp:inline distT="0" distB="0" distL="0" distR="0" wp14:anchorId="1E766411" wp14:editId="3BC348B0">
            <wp:extent cx="5805577" cy="6435305"/>
            <wp:effectExtent l="0" t="0" r="5080" b="3810"/>
            <wp:docPr id="70" name="Picture" descr="Figure 9: Locations of nesting wading bird colonies totaling over 40 pairs in the WCAs"/>
            <wp:cNvGraphicFramePr/>
            <a:graphic xmlns:a="http://schemas.openxmlformats.org/drawingml/2006/main">
              <a:graphicData uri="http://schemas.openxmlformats.org/drawingml/2006/picture">
                <pic:pic xmlns:pic="http://schemas.openxmlformats.org/drawingml/2006/picture">
                  <pic:nvPicPr>
                    <pic:cNvPr id="71" name="Picture" descr="usace_2025_files/figure-docx/map-1.png"/>
                    <pic:cNvPicPr>
                      <a:picLocks noChangeAspect="1" noChangeArrowheads="1"/>
                    </pic:cNvPicPr>
                  </pic:nvPicPr>
                  <pic:blipFill rotWithShape="1">
                    <a:blip r:embed="rId19"/>
                    <a:srcRect l="39917" t="4555" r="15952" b="39980"/>
                    <a:stretch>
                      <a:fillRect/>
                    </a:stretch>
                  </pic:blipFill>
                  <pic:spPr bwMode="auto">
                    <a:xfrm>
                      <a:off x="0" y="0"/>
                      <a:ext cx="5845670" cy="6479747"/>
                    </a:xfrm>
                    <a:prstGeom prst="rect">
                      <a:avLst/>
                    </a:prstGeom>
                    <a:noFill/>
                    <a:ln>
                      <a:noFill/>
                    </a:ln>
                    <a:extLst>
                      <a:ext uri="{53640926-AAD7-44D8-BBD7-CCE9431645EC}">
                        <a14:shadowObscured xmlns:a14="http://schemas.microsoft.com/office/drawing/2010/main"/>
                      </a:ext>
                    </a:extLst>
                  </pic:spPr>
                </pic:pic>
              </a:graphicData>
            </a:graphic>
          </wp:inline>
        </w:drawing>
      </w:r>
    </w:p>
    <w:p w14:paraId="2FCEE780" w14:textId="110ECE40" w:rsidR="007D34B9" w:rsidRDefault="00000000">
      <w:pPr>
        <w:pStyle w:val="ImageCaption"/>
      </w:pPr>
      <w:bookmarkStart w:id="277" w:name="fig:map"/>
      <w:bookmarkEnd w:id="277"/>
      <w:r>
        <w:t>Figure 9: Locations of nesting wading bird colonies totaling over 40 pairs in the WCAs</w:t>
      </w:r>
      <w:ins w:id="278" w:author="Ernest, Morgan" w:date="2025-09-29T11:02:00Z" w16du:dateUtc="2025-09-29T15:02:00Z">
        <w:r w:rsidR="004B3C34">
          <w:t>. Colors correspond to the region or subregion a colony resides within</w:t>
        </w:r>
      </w:ins>
      <w:ins w:id="279" w:author="Ernest, Morgan" w:date="2025-09-29T11:05:00Z" w16du:dateUtc="2025-09-29T15:05:00Z">
        <w:r w:rsidR="004B3C34">
          <w:t xml:space="preserve">: </w:t>
        </w:r>
      </w:ins>
      <w:ins w:id="280" w:author="Ernest, Morgan" w:date="2025-09-29T11:02:00Z" w16du:dateUtc="2025-09-29T15:02:00Z">
        <w:r w:rsidR="004B3C34">
          <w:t xml:space="preserve">Red=Lox, Mustard = </w:t>
        </w:r>
      </w:ins>
      <w:ins w:id="281" w:author="Ernest, Morgan" w:date="2025-09-29T11:03:00Z" w16du:dateUtc="2025-09-29T15:03:00Z">
        <w:r w:rsidR="004B3C34">
          <w:t>WCA 2A (north), Green = WCA2B (south), Teal = WCA 3A</w:t>
        </w:r>
      </w:ins>
      <w:ins w:id="282" w:author="Ernest, Morgan" w:date="2025-09-29T11:04:00Z" w16du:dateUtc="2025-09-29T15:04:00Z">
        <w:r w:rsidR="004B3C34">
          <w:t xml:space="preserve"> </w:t>
        </w:r>
      </w:ins>
      <w:ins w:id="283" w:author="Ernest, Morgan" w:date="2025-09-29T11:03:00Z" w16du:dateUtc="2025-09-29T15:03:00Z">
        <w:r w:rsidR="004B3C34">
          <w:t>North, Blue</w:t>
        </w:r>
      </w:ins>
      <w:ins w:id="284" w:author="Ernest, Morgan" w:date="2025-09-29T11:04:00Z" w16du:dateUtc="2025-09-29T15:04:00Z">
        <w:r w:rsidR="004B3C34">
          <w:t xml:space="preserve"> = WCA 3A Southeast, Purple = WCA3A </w:t>
        </w:r>
        <w:proofErr w:type="gramStart"/>
        <w:r w:rsidR="004B3C34">
          <w:t>North east</w:t>
        </w:r>
        <w:proofErr w:type="gramEnd"/>
        <w:r w:rsidR="004B3C34">
          <w:t>, Pink=WCA 3B</w:t>
        </w:r>
      </w:ins>
      <w:ins w:id="285" w:author="Ernest, Morgan" w:date="2025-09-29T11:05:00Z" w16du:dateUtc="2025-09-29T15:05:00Z">
        <w:r w:rsidR="004B3C34">
          <w:t>.</w:t>
        </w:r>
      </w:ins>
    </w:p>
    <w:p w14:paraId="2F93E328" w14:textId="77777777" w:rsidR="007D34B9" w:rsidRDefault="00000000">
      <w:r>
        <w:br w:type="page"/>
      </w:r>
    </w:p>
    <w:p w14:paraId="577E3E36" w14:textId="558EF056" w:rsidR="007D34B9" w:rsidRDefault="00000000" w:rsidP="00723A4D">
      <w:pPr>
        <w:pStyle w:val="BodyText"/>
      </w:pPr>
      <w:r>
        <w:lastRenderedPageBreak/>
        <w:t>We also continued long-term monitoring of small colonies, primarily for small dark herons, in WCA 3. Note that because of low detection rates of small dark herons from the air, these species are not systematically counted in aerial surveys, and our total counts in the summary tables are derived from partial coverage obtained from ground survey transects and observations from the air when possible. The small dark heron counts should therefore be treated as bare minimums. The only indicator of trends of these species is through comparing the same ground surveys in selected transects over time as an index of abundance (Table 5). Based on these surveys, there has been an overall trend towards fewer numbers of Tricolored Heron and Little Blue Heron nests in the study area since 2000. This decline has been accompanied by a large increase in numbers of Black-crowned Night Heron presence in the same colonies. Despite an overall decrease in Tricolored and Little Blue Heron trends for the period of record, there has been an uptick in Little Blue Heron presence starting in 2015. Both Little Blue and Tricolored Herons occurred in 2025 (183 and 62 nests respectively)</w:t>
      </w:r>
      <w:ins w:id="286" w:author="Ernest, Morgan" w:date="2025-09-29T11:08:00Z" w16du:dateUtc="2025-09-29T15:08:00Z">
        <w:r w:rsidR="004B3C34">
          <w:t xml:space="preserve"> at slightly higher numbers than last year</w:t>
        </w:r>
      </w:ins>
      <w:r>
        <w:t>.</w:t>
      </w:r>
    </w:p>
    <w:p w14:paraId="21257ECD" w14:textId="76339A63" w:rsidR="007D34B9" w:rsidRDefault="00000000" w:rsidP="00723A4D">
      <w:pPr>
        <w:pStyle w:val="BodyText"/>
      </w:pPr>
      <w:r>
        <w:t xml:space="preserve">These long-term patterns of decline, followed by an apparent rebound could be the result of a general fluctuation in nesting by these species throughout the Everglades, or it could indicate that these species were nesting elsewhere in the system such as in larger colonies or in coastal areas. For logistical reasons, </w:t>
      </w:r>
      <w:r>
        <w:rPr>
          <w:i/>
          <w:iCs/>
        </w:rPr>
        <w:t>Egretta</w:t>
      </w:r>
      <w:r>
        <w:t xml:space="preserve"> herons are difficult to count in large colonies. However, many nesting Tricolored Heron and Little Blue Heron were observed during aerial surveys in large mixed colonies including Lox Ramp, Lox West, and Alley North, as well as several </w:t>
      </w:r>
      <w:proofErr w:type="gramStart"/>
      <w:r>
        <w:rPr>
          <w:i/>
          <w:iCs/>
        </w:rPr>
        <w:t>Egretta</w:t>
      </w:r>
      <w:r>
        <w:t xml:space="preserve"> dominated</w:t>
      </w:r>
      <w:proofErr w:type="gramEnd"/>
      <w:r>
        <w:t xml:space="preserve"> colonies in northern WCA 1. Competing hypotheses about the overall trends include a potential decline or shift in composition of the prey base, initial displacement by Black Crowned Night Herons, or movement to coastal colonies. Black-crowned Night Herons are likely to be a predator on nestlings of </w:t>
      </w:r>
      <w:r>
        <w:rPr>
          <w:i/>
          <w:iCs/>
        </w:rPr>
        <w:t>Egretta</w:t>
      </w:r>
      <w:r>
        <w:t xml:space="preserve"> herons. Black-crowned Night Herons have rebounded from last year’s low numbers, with 1374 adults counted during ground surveys in 2025 (Figure 10). Still, the recent recovery of Tricolored Heron and Little Blue Heron nesting effort could suggest that </w:t>
      </w:r>
      <w:ins w:id="287" w:author="Ernest, Morgan" w:date="2025-09-29T11:10:00Z" w16du:dateUtc="2025-09-29T15:10:00Z">
        <w:r w:rsidR="004B3C34">
          <w:t xml:space="preserve">if Black-crowned Night Herons do negatively impact smaller herons, </w:t>
        </w:r>
      </w:ins>
      <w:r>
        <w:t xml:space="preserve">small herons </w:t>
      </w:r>
      <w:del w:id="288" w:author="Ernest, Morgan" w:date="2025-09-29T11:10:00Z" w16du:dateUtc="2025-09-29T15:10:00Z">
        <w:r w:rsidDel="004B3C34">
          <w:delText xml:space="preserve">are </w:delText>
        </w:r>
      </w:del>
      <w:ins w:id="289" w:author="Ernest, Morgan" w:date="2025-09-29T11:10:00Z" w16du:dateUtc="2025-09-29T15:10:00Z">
        <w:r w:rsidR="004B3C34">
          <w:t xml:space="preserve">may be </w:t>
        </w:r>
      </w:ins>
      <w:r>
        <w:t>adjusting to Black-crowned Night Heron presence in small tree islands.</w:t>
      </w:r>
    </w:p>
    <w:p w14:paraId="367E4881" w14:textId="77777777" w:rsidR="007D34B9" w:rsidRDefault="00000000">
      <w:pPr>
        <w:pStyle w:val="TableCaption"/>
      </w:pPr>
      <w:bookmarkStart w:id="290" w:name="tab:ground"/>
      <w:bookmarkEnd w:id="290"/>
      <w:r>
        <w:t>Table 5: Numbers of wading bird nests discovered in systematic ground searches within a constant study area in WCA 3.</w:t>
      </w:r>
    </w:p>
    <w:tbl>
      <w:tblPr>
        <w:tblW w:w="0" w:type="pct"/>
        <w:jc w:val="center"/>
        <w:tblLook w:val="0420" w:firstRow="1" w:lastRow="0" w:firstColumn="0" w:lastColumn="0" w:noHBand="0" w:noVBand="1"/>
      </w:tblPr>
      <w:tblGrid>
        <w:gridCol w:w="690"/>
        <w:gridCol w:w="848"/>
        <w:gridCol w:w="775"/>
        <w:gridCol w:w="726"/>
        <w:gridCol w:w="824"/>
        <w:gridCol w:w="799"/>
        <w:gridCol w:w="824"/>
        <w:gridCol w:w="824"/>
        <w:gridCol w:w="775"/>
      </w:tblGrid>
      <w:tr w:rsidR="007D34B9" w14:paraId="37F21A6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B042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1A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AD5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115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ANHI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831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99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TRHE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354F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BCNH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F8E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C85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LBHE</w:t>
            </w:r>
          </w:p>
        </w:tc>
      </w:tr>
      <w:tr w:rsidR="007D34B9" w14:paraId="42D9D8BF"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C2E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F5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F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96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896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12D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5F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1374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0D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386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183</w:t>
            </w:r>
          </w:p>
        </w:tc>
      </w:tr>
      <w:tr w:rsidR="007D34B9" w14:paraId="66DF58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F1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04E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40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B22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8A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F71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3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EEA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ECC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116</w:t>
            </w:r>
          </w:p>
        </w:tc>
      </w:tr>
      <w:tr w:rsidR="007D34B9" w14:paraId="2DB0711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3F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930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789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FB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57C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E9F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CF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C52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601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462</w:t>
            </w:r>
          </w:p>
        </w:tc>
      </w:tr>
      <w:tr w:rsidR="007D34B9" w14:paraId="6141D4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F4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ED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207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FA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E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95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CD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AC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1ED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247</w:t>
            </w:r>
          </w:p>
        </w:tc>
      </w:tr>
      <w:tr w:rsidR="007D34B9" w14:paraId="136E762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643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B4E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3A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2A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790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4A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B21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3D3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7D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268</w:t>
            </w:r>
          </w:p>
        </w:tc>
      </w:tr>
      <w:tr w:rsidR="007D34B9" w14:paraId="44A081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8A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52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D2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312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293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937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29F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F0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CC0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262</w:t>
            </w:r>
          </w:p>
        </w:tc>
      </w:tr>
      <w:tr w:rsidR="007D34B9" w14:paraId="1BC7DDE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21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lastRenderedPageBreak/>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D63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438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D57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0E8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8D0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CA6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292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E33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144</w:t>
            </w:r>
          </w:p>
        </w:tc>
      </w:tr>
      <w:tr w:rsidR="007D34B9" w14:paraId="65E699B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7D6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0D8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682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8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2B6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225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7D8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9FA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088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233</w:t>
            </w:r>
          </w:p>
        </w:tc>
      </w:tr>
      <w:tr w:rsidR="007D34B9" w14:paraId="735026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50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610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430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33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0F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5D9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A2F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AED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7D6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175</w:t>
            </w:r>
          </w:p>
        </w:tc>
      </w:tr>
      <w:tr w:rsidR="007D34B9" w14:paraId="2617EF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A7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58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B1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4D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24E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7A7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5B0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C9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133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69</w:t>
            </w:r>
          </w:p>
        </w:tc>
      </w:tr>
      <w:tr w:rsidR="007D34B9" w14:paraId="6E8580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7EB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062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0F0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C91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817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3D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CF7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62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048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w:t>
            </w:r>
          </w:p>
        </w:tc>
      </w:tr>
      <w:tr w:rsidR="007D34B9" w14:paraId="1FAD33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EC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B5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D65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AA4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C4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6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D2D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3F9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3B0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w:t>
            </w:r>
          </w:p>
        </w:tc>
      </w:tr>
      <w:tr w:rsidR="007D34B9" w14:paraId="0ADD6A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A4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AEC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1D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B0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7D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1D6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33F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10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30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w:t>
            </w:r>
          </w:p>
        </w:tc>
      </w:tr>
      <w:tr w:rsidR="007D34B9" w14:paraId="4B9A1EE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941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1D1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E5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8C4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7DF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3E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280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C68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4F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w:t>
            </w:r>
          </w:p>
        </w:tc>
      </w:tr>
      <w:tr w:rsidR="007D34B9" w14:paraId="37C2D1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FE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6B6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59A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5C5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16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D7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9B0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FE1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EBC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w:t>
            </w:r>
          </w:p>
        </w:tc>
      </w:tr>
      <w:tr w:rsidR="007D34B9" w14:paraId="4BD27B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646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66D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64C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A7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76E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77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B2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0E0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93E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w:t>
            </w:r>
          </w:p>
        </w:tc>
      </w:tr>
      <w:tr w:rsidR="007D34B9" w14:paraId="2E474D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446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F83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7F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0BE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9D1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83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01C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917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0B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w:t>
            </w:r>
          </w:p>
        </w:tc>
      </w:tr>
      <w:tr w:rsidR="007D34B9" w14:paraId="4A9463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A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2A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3A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4D2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AF1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CC6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43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834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CF4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r>
      <w:tr w:rsidR="007D34B9" w14:paraId="711335A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C25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16B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E2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A2D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E7F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4C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F0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4D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7C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w:t>
            </w:r>
          </w:p>
        </w:tc>
      </w:tr>
      <w:tr w:rsidR="007D34B9" w14:paraId="75CDE5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EB2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130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B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FCA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FC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978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A41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5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5E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w:t>
            </w:r>
          </w:p>
        </w:tc>
      </w:tr>
      <w:tr w:rsidR="007D34B9" w14:paraId="49170CE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BD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9E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E07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A5C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6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23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2D9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CC6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DA2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w:t>
            </w:r>
          </w:p>
        </w:tc>
      </w:tr>
      <w:tr w:rsidR="007D34B9" w14:paraId="2A9B5F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7D4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E90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A27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E45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C7C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DD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8E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09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EF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182</w:t>
            </w:r>
          </w:p>
        </w:tc>
      </w:tr>
      <w:tr w:rsidR="007D34B9" w14:paraId="52785C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E72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97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7D3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4BA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33D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ACF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95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C09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5D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84</w:t>
            </w:r>
          </w:p>
        </w:tc>
      </w:tr>
      <w:tr w:rsidR="007D34B9" w14:paraId="0C11792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107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FA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25A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F3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F6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F9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B9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288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C10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196</w:t>
            </w:r>
          </w:p>
        </w:tc>
      </w:tr>
      <w:tr w:rsidR="007D34B9" w14:paraId="6C3C0DB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2B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753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8B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48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33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994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E9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03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D3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339</w:t>
            </w:r>
          </w:p>
        </w:tc>
      </w:tr>
      <w:tr w:rsidR="007D34B9" w14:paraId="786A822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733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283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57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E86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42B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44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A4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29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1F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w:t>
            </w:r>
          </w:p>
        </w:tc>
      </w:tr>
      <w:tr w:rsidR="007D34B9" w14:paraId="54B330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F1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801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C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DBF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760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EC3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8CA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EFE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5F3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182</w:t>
            </w:r>
          </w:p>
        </w:tc>
      </w:tr>
      <w:tr w:rsidR="007D34B9" w14:paraId="6B653A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9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112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0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F46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69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DF4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B19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C42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799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w:t>
            </w:r>
          </w:p>
        </w:tc>
      </w:tr>
      <w:tr w:rsidR="007D34B9" w14:paraId="266D8B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E7E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C6A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75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568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6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8AE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618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864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4A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w:t>
            </w:r>
          </w:p>
        </w:tc>
      </w:tr>
      <w:tr w:rsidR="007D34B9" w14:paraId="45BEC51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CE3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DEE2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D48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CA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ADD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502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19A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810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F56F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193</w:t>
            </w:r>
          </w:p>
        </w:tc>
      </w:tr>
    </w:tbl>
    <w:p w14:paraId="429AD513" w14:textId="77777777" w:rsidR="007D34B9" w:rsidRDefault="00000000">
      <w:pPr>
        <w:pStyle w:val="CaptionedFigure"/>
      </w:pPr>
      <w:r>
        <w:rPr>
          <w:noProof/>
        </w:rPr>
        <w:lastRenderedPageBreak/>
        <w:drawing>
          <wp:inline distT="0" distB="0" distL="0" distR="0" wp14:anchorId="23678D1B" wp14:editId="569D1894">
            <wp:extent cx="5943600" cy="4754880"/>
            <wp:effectExtent l="0" t="0" r="0" b="0"/>
            <wp:docPr id="75" name="Picture" descr="Figure 10: Numbers of Tricolored Heron (blue), Little Blue Heron (red) and Black-crowned Night Heron (green) nests in the constant survey area in WCA 3A by year."/>
            <wp:cNvGraphicFramePr/>
            <a:graphic xmlns:a="http://schemas.openxmlformats.org/drawingml/2006/main">
              <a:graphicData uri="http://schemas.openxmlformats.org/drawingml/2006/picture">
                <pic:pic xmlns:pic="http://schemas.openxmlformats.org/drawingml/2006/picture">
                  <pic:nvPicPr>
                    <pic:cNvPr id="76" name="Picture" descr="usace_2025_files/figure-docx/groundplot-1.png"/>
                    <pic:cNvPicPr>
                      <a:picLocks noChangeAspect="1" noChangeArrowheads="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14:paraId="48ED00B6" w14:textId="77777777" w:rsidR="007D34B9" w:rsidRDefault="00000000">
      <w:pPr>
        <w:pStyle w:val="ImageCaption"/>
      </w:pPr>
      <w:bookmarkStart w:id="291" w:name="fig:groundplot"/>
      <w:bookmarkEnd w:id="291"/>
      <w:r>
        <w:t>Figure 10: Numbers of Tricolored Heron (blue), Little Blue Heron (red) and Black-crowned Night Heron (green) nests in the constant survey area in WCA 3A by year.</w:t>
      </w:r>
    </w:p>
    <w:p w14:paraId="4741128B" w14:textId="77777777" w:rsidR="007D34B9" w:rsidRDefault="00000000">
      <w:pPr>
        <w:pStyle w:val="Heading4"/>
      </w:pPr>
      <w:bookmarkStart w:id="292" w:name="reproductive-success"/>
      <w:bookmarkEnd w:id="266"/>
      <w:r>
        <w:t>Reproductive Success</w:t>
      </w:r>
    </w:p>
    <w:p w14:paraId="423F761D" w14:textId="77777777" w:rsidR="00544C69" w:rsidRDefault="00000000" w:rsidP="00723A4D">
      <w:pPr>
        <w:pStyle w:val="FirstParagraph"/>
        <w:rPr>
          <w:ins w:id="293" w:author="Ernest, Morgan" w:date="2025-09-29T11:46:00Z" w16du:dateUtc="2025-09-29T15:46:00Z"/>
        </w:rPr>
      </w:pPr>
      <w:r>
        <w:t xml:space="preserve">Nest success was monitored for all species at </w:t>
      </w:r>
      <w:ins w:id="294" w:author="Ernest, Morgan" w:date="2025-09-29T11:11:00Z" w16du:dateUtc="2025-09-29T15:11:00Z">
        <w:r w:rsidR="004B3C34">
          <w:t>5</w:t>
        </w:r>
      </w:ins>
      <w:del w:id="295" w:author="Ernest, Morgan" w:date="2025-09-29T11:11:00Z" w16du:dateUtc="2025-09-29T15:11:00Z">
        <w:r w:rsidDel="004B3C34">
          <w:delText>7</w:delText>
        </w:r>
      </w:del>
      <w:r>
        <w:t xml:space="preserve"> colonies in WCA 3: 6th Bridge, Cypress City, Hidden, </w:t>
      </w:r>
      <w:del w:id="296" w:author="Ernest, Morgan" w:date="2025-09-29T11:11:00Z" w16du:dateUtc="2025-09-29T15:11:00Z">
        <w:r w:rsidDel="004B3C34">
          <w:delText xml:space="preserve">Jetport, Jetport New, </w:delText>
        </w:r>
      </w:del>
      <w:r>
        <w:t>Little A, Vacation. Individual nests of GREG (n=250 at all five colonies), WHIB (n=228 at Hidden and 6th Bridge), ROSP (n=28 at Hidden and 6th Bridge), BCNH (n=53 at Hidden and 6th Bridge) and Egretta herons (n=82 at Hidden and 6th Bridge) were monitored during ground-based nest checks every 5 – 7 days throughout the season. WOST nests were also monitored via weekly UAV flights (n=174 at Hidden, Jetport, and Jetport South</w:t>
      </w:r>
      <w:ins w:id="297" w:author="Ernest, Morgan" w:date="2025-09-29T11:12:00Z" w16du:dateUtc="2025-09-29T15:12:00Z">
        <w:r w:rsidR="00BE1209">
          <w:t>)</w:t>
        </w:r>
      </w:ins>
      <w:r>
        <w:t>. While ground-based nest checks are preferred, tall nest heights often make this unfeasible</w:t>
      </w:r>
      <w:ins w:id="298" w:author="Ernest, Morgan" w:date="2025-09-29T11:12:00Z" w16du:dateUtc="2025-09-29T15:12:00Z">
        <w:r w:rsidR="00BE1209">
          <w:t xml:space="preserve"> for WOST</w:t>
        </w:r>
      </w:ins>
      <w:r>
        <w:t xml:space="preserve">. The initial sample size of monitored nests was average for most species in recent years. However, low water levels created excessively dry navigational conditions that prevented access to 6th Bridge mid-season. As a result, all WHIB (81 nests), GLIB (13 nests), and nearly half of the SMHE (16 nests) at 6th Bridge could not be followed to completion and were not utilized in calculating overall nest success. Nest success (P; probability of fledging at least one young, Mayfield method) system-wide showed variation both by species and across colonies. GREG (P=0.76; SD=0.034), BCNH (P=0.34; SD=0.095), SMHE (P=0.71; </w:t>
      </w:r>
      <w:r>
        <w:lastRenderedPageBreak/>
        <w:t xml:space="preserve">SD=0.065), WHIB (P=0.37; SD=0.035) </w:t>
      </w:r>
      <w:del w:id="299" w:author="Ernest, Morgan" w:date="2025-09-29T11:39:00Z" w16du:dateUtc="2025-09-29T15:39:00Z">
        <w:r w:rsidDel="00103027">
          <w:delText>and</w:delText>
        </w:r>
      </w:del>
      <w:ins w:id="300" w:author="Ernest, Morgan" w:date="2025-09-29T11:39:00Z" w16du:dateUtc="2025-09-29T15:39:00Z">
        <w:r w:rsidR="00103027">
          <w:t xml:space="preserve">, </w:t>
        </w:r>
      </w:ins>
      <w:del w:id="301" w:author="Ernest, Morgan" w:date="2025-09-29T11:39:00Z" w16du:dateUtc="2025-09-29T15:39:00Z">
        <w:r w:rsidDel="00103027">
          <w:delText xml:space="preserve"> </w:delText>
        </w:r>
      </w:del>
      <w:r>
        <w:t xml:space="preserve">ROSP (P=0.65; SD=0.152), </w:t>
      </w:r>
      <w:ins w:id="302" w:author="Ernest, Morgan" w:date="2025-09-29T11:39:00Z" w16du:dateUtc="2025-09-29T15:39:00Z">
        <w:r w:rsidR="00103027">
          <w:t xml:space="preserve">and </w:t>
        </w:r>
      </w:ins>
      <w:r>
        <w:t xml:space="preserve">WOST (P=0.33; SD=0.025). </w:t>
      </w:r>
      <w:del w:id="303" w:author="Ernest, Morgan" w:date="2025-09-29T11:39:00Z" w16du:dateUtc="2025-09-29T15:39:00Z">
        <w:r w:rsidDel="00103027">
          <w:delText xml:space="preserve">This </w:delText>
        </w:r>
      </w:del>
      <w:ins w:id="304" w:author="Ernest, Morgan" w:date="2025-09-29T11:39:00Z" w16du:dateUtc="2025-09-29T15:39:00Z">
        <w:r w:rsidR="00103027">
          <w:t xml:space="preserve">These results </w:t>
        </w:r>
      </w:ins>
      <w:r>
        <w:t>suggest</w:t>
      </w:r>
      <w:del w:id="305" w:author="Ernest, Morgan" w:date="2025-09-29T11:39:00Z" w16du:dateUtc="2025-09-29T15:39:00Z">
        <w:r w:rsidDel="00103027">
          <w:delText>s</w:delText>
        </w:r>
      </w:del>
      <w:r>
        <w:t xml:space="preserve"> only one third of the BCNH and WHIB nests initiated in 2025 were successful, whereas approximately three-quarters of GREG, SMHE, and ROSP nests were able to fledge at least one young. Calculated nest success for WOST would suggest success rates </w:t>
      </w:r>
      <w:proofErr w:type="gramStart"/>
      <w:r>
        <w:t>similar to</w:t>
      </w:r>
      <w:proofErr w:type="gramEnd"/>
      <w:r>
        <w:t xml:space="preserve"> BCNH and WHIB. However, due to equipment issues, consistent monitoring did not begin until late March. </w:t>
      </w:r>
      <w:ins w:id="306" w:author="Ernest, Morgan" w:date="2025-09-29T11:40:00Z" w16du:dateUtc="2025-09-29T15:40:00Z">
        <w:r w:rsidR="00103027">
          <w:t xml:space="preserve">Before drone flights began, aerial observations indicated </w:t>
        </w:r>
      </w:ins>
      <w:del w:id="307" w:author="Ernest, Morgan" w:date="2025-09-29T11:40:00Z" w16du:dateUtc="2025-09-29T15:40:00Z">
        <w:r w:rsidDel="00103027">
          <w:delText>H</w:delText>
        </w:r>
      </w:del>
      <w:ins w:id="308" w:author="Ernest, Morgan" w:date="2025-09-29T11:40:00Z" w16du:dateUtc="2025-09-29T15:40:00Z">
        <w:r w:rsidR="00103027">
          <w:t>h</w:t>
        </w:r>
      </w:ins>
      <w:r>
        <w:t>igh levels of WOST nest abandonment</w:t>
      </w:r>
      <w:ins w:id="309" w:author="Ernest, Morgan" w:date="2025-09-29T11:41:00Z" w16du:dateUtc="2025-09-29T15:41:00Z">
        <w:r w:rsidR="00103027">
          <w:t xml:space="preserve"> (upwards of 50%)</w:t>
        </w:r>
      </w:ins>
      <w:r>
        <w:t xml:space="preserve"> </w:t>
      </w:r>
      <w:del w:id="310" w:author="Ernest, Morgan" w:date="2025-09-29T11:41:00Z" w16du:dateUtc="2025-09-29T15:41:00Z">
        <w:r w:rsidDel="00103027">
          <w:delText>occurred mid-season</w:delText>
        </w:r>
      </w:del>
      <w:ins w:id="311" w:author="Ernest, Morgan" w:date="2025-09-29T11:41:00Z" w16du:dateUtc="2025-09-29T15:41:00Z">
        <w:r w:rsidR="00103027">
          <w:t xml:space="preserve">between the mid-March and mid-April flights. </w:t>
        </w:r>
      </w:ins>
      <w:del w:id="312" w:author="Ernest, Morgan" w:date="2025-09-29T11:41:00Z" w16du:dateUtc="2025-09-29T15:41:00Z">
        <w:r w:rsidDel="00103027">
          <w:delText xml:space="preserve">, upwards of 50%, as observed in the disparity between March and April’s aerial observations. </w:delText>
        </w:r>
      </w:del>
      <w:r>
        <w:t xml:space="preserve">As a result, WOST </w:t>
      </w:r>
      <w:ins w:id="313" w:author="Ernest, Morgan" w:date="2025-09-29T11:41:00Z" w16du:dateUtc="2025-09-29T15:41:00Z">
        <w:r w:rsidR="00103027">
          <w:t xml:space="preserve">drone-based </w:t>
        </w:r>
      </w:ins>
      <w:r>
        <w:t>reproductive success is only representative of nests present post-abandonment</w:t>
      </w:r>
      <w:ins w:id="314" w:author="Ernest, Morgan" w:date="2025-09-29T11:41:00Z" w16du:dateUtc="2025-09-29T15:41:00Z">
        <w:r w:rsidR="00103027">
          <w:t xml:space="preserve">. If </w:t>
        </w:r>
      </w:ins>
      <w:ins w:id="315" w:author="Ernest, Morgan" w:date="2025-09-29T11:42:00Z" w16du:dateUtc="2025-09-29T15:42:00Z">
        <w:r w:rsidR="00103027">
          <w:t xml:space="preserve">38% of post-abandonment nests fledged one chick, then overall nest success was likely closer to ~16% (38% of </w:t>
        </w:r>
      </w:ins>
      <w:ins w:id="316" w:author="Ernest, Morgan" w:date="2025-09-29T11:43:00Z" w16du:dateUtc="2025-09-29T15:43:00Z">
        <w:r w:rsidR="00103027">
          <w:t>the 50% that survived).</w:t>
        </w:r>
      </w:ins>
      <w:r>
        <w:t xml:space="preserve"> </w:t>
      </w:r>
      <w:del w:id="317" w:author="Ernest, Morgan" w:date="2025-09-29T11:43:00Z" w16du:dateUtc="2025-09-29T15:43:00Z">
        <w:r w:rsidDel="00103027">
          <w:delText xml:space="preserve">and not the 2025 breeding season as a whole. </w:delText>
        </w:r>
      </w:del>
      <w:r>
        <w:t xml:space="preserve">While </w:t>
      </w:r>
      <w:del w:id="318" w:author="Ernest, Morgan" w:date="2025-09-29T11:45:00Z" w16du:dateUtc="2025-09-29T15:45:00Z">
        <w:r w:rsidDel="00544C69">
          <w:delText xml:space="preserve">true overall </w:delText>
        </w:r>
      </w:del>
      <w:r>
        <w:t xml:space="preserve">WOST nest success </w:t>
      </w:r>
      <w:ins w:id="319" w:author="Ernest, Morgan" w:date="2025-09-29T11:45:00Z" w16du:dateUtc="2025-09-29T15:45:00Z">
        <w:r w:rsidR="00544C69">
          <w:t xml:space="preserve">was probably lower than other species this year, </w:t>
        </w:r>
      </w:ins>
      <w:del w:id="320" w:author="Ernest, Morgan" w:date="2025-09-29T11:45:00Z" w16du:dateUtc="2025-09-29T15:45:00Z">
        <w:r w:rsidDel="00544C69">
          <w:delText xml:space="preserve">was even lower than our drone-based numbers suggest, </w:delText>
        </w:r>
      </w:del>
      <w:r>
        <w:t xml:space="preserve">this is </w:t>
      </w:r>
      <w:ins w:id="321" w:author="Ernest, Morgan" w:date="2025-09-29T11:45:00Z" w16du:dateUtc="2025-09-29T15:45:00Z">
        <w:r w:rsidR="00544C69">
          <w:t xml:space="preserve">also </w:t>
        </w:r>
      </w:ins>
      <w:r>
        <w:t>the first time in 4 years Wood Storks exhibited any level of nesting success</w:t>
      </w:r>
      <w:ins w:id="322" w:author="Ernest, Morgan" w:date="2025-09-29T11:45:00Z" w16du:dateUtc="2025-09-29T15:45:00Z">
        <w:r w:rsidR="00544C69">
          <w:t xml:space="preserve"> in the WCAs</w:t>
        </w:r>
      </w:ins>
      <w:r>
        <w:t xml:space="preserve">. </w:t>
      </w:r>
    </w:p>
    <w:p w14:paraId="267142D4" w14:textId="62CE7831" w:rsidR="007D34B9" w:rsidRDefault="00000000">
      <w:pPr>
        <w:pStyle w:val="FirstParagraph"/>
        <w:ind w:firstLine="0"/>
        <w:pPrChange w:id="323" w:author="Ernest, Morgan" w:date="2025-09-29T11:46:00Z" w16du:dateUtc="2025-09-29T15:46:00Z">
          <w:pPr>
            <w:pStyle w:val="FirstParagraph"/>
          </w:pPr>
        </w:pPrChange>
      </w:pPr>
      <w:r>
        <w:t xml:space="preserve">GREG nest success, while the highest overall, exhibited extreme variation between colonies. In colonies where only GREG were observed nesting (Cypress City, Vacation, Little A), success rates were very high (P=0.90, P=0.92, and P=0.85 respectively). GREG nest success was much lower at </w:t>
      </w:r>
      <w:proofErr w:type="gramStart"/>
      <w:r>
        <w:t>Hidden</w:t>
      </w:r>
      <w:proofErr w:type="gramEnd"/>
      <w:r>
        <w:t xml:space="preserve"> and 6th Bridge, with overall success rates of only P=0.58 and P=0.27 respectively. Roseate Spoonbill nesting effort continues to begin earlier and occur more </w:t>
      </w:r>
      <w:del w:id="324" w:author="Ernest, Morgan" w:date="2025-09-29T11:46:00Z" w16du:dateUtc="2025-09-29T15:46:00Z">
        <w:r w:rsidDel="00544C69">
          <w:delText>asynchronous</w:delText>
        </w:r>
      </w:del>
      <w:ins w:id="325" w:author="Ernest, Morgan" w:date="2025-09-29T11:46:00Z" w16du:dateUtc="2025-09-29T15:46:00Z">
        <w:r w:rsidR="00544C69">
          <w:t>asynchronously</w:t>
        </w:r>
      </w:ins>
      <w:r>
        <w:t xml:space="preserve"> than other species, with some nests being fully hatched by the time nest checks where initiated. ROSP were far more successful at Hidden, with all nests having fledged at least one young (P=1.00) than at 6th Bridge (P=0.39). Due to their early nesting combined with a large gap in nest checks caused by WHIB courtship, only about half of the ROSP nests initially marked at 6th bridge had known fates. This likely resulted in a nest sample that was biased towards later nesting pairs, but it is uncertain if that had a significant impact on overall nest success</w:t>
      </w:r>
      <w:ins w:id="326" w:author="Ernest, Morgan" w:date="2025-09-29T11:47:00Z" w16du:dateUtc="2025-09-29T15:47:00Z">
        <w:r w:rsidR="00544C69">
          <w:t xml:space="preserve"> results</w:t>
        </w:r>
      </w:ins>
      <w:r>
        <w:t>. NAs and zeros in the nest success table (Table 6) are used to indicate different levels of uncertainty. NAs indicate a lack of observations from which to make calculations, while zeros (where indicated) denote direct observation of no nests or fledglings, from which a nest success of 0 can be inferred.</w:t>
      </w:r>
    </w:p>
    <w:p w14:paraId="621D7ACF" w14:textId="77777777" w:rsidR="007D34B9" w:rsidRDefault="00000000">
      <w:r>
        <w:br w:type="page"/>
      </w:r>
    </w:p>
    <w:p w14:paraId="5AA580C5" w14:textId="77777777" w:rsidR="00221218" w:rsidRDefault="00221218">
      <w:pPr>
        <w:pStyle w:val="TableCaption"/>
        <w:sectPr w:rsidR="00221218" w:rsidSect="00830AD2">
          <w:pgSz w:w="12240" w:h="15840"/>
          <w:pgMar w:top="1440" w:right="1440" w:bottom="1440" w:left="1440" w:header="720" w:footer="720" w:gutter="0"/>
          <w:cols w:space="720"/>
          <w:docGrid w:linePitch="326"/>
        </w:sectPr>
      </w:pPr>
      <w:bookmarkStart w:id="327" w:name="tab:nestsuccesstable"/>
      <w:bookmarkEnd w:id="327"/>
    </w:p>
    <w:p w14:paraId="1FFD2F18" w14:textId="77777777" w:rsidR="007D34B9" w:rsidRDefault="00000000" w:rsidP="00221218">
      <w:pPr>
        <w:pStyle w:val="TableCaption"/>
        <w:ind w:left="720"/>
      </w:pPr>
      <w:r>
        <w:lastRenderedPageBreak/>
        <w:t>Table 6: Five-year summary of reproductive statistics for the three major wading bird species in the Water Conservation Areas of the Everglades.</w:t>
      </w:r>
    </w:p>
    <w:tbl>
      <w:tblPr>
        <w:tblW w:w="0" w:type="pct"/>
        <w:jc w:val="center"/>
        <w:tblLook w:val="0420" w:firstRow="1" w:lastRow="0" w:firstColumn="0" w:lastColumn="0" w:noHBand="0" w:noVBand="1"/>
      </w:tblPr>
      <w:tblGrid>
        <w:gridCol w:w="1969"/>
        <w:gridCol w:w="1085"/>
        <w:gridCol w:w="1756"/>
        <w:gridCol w:w="1180"/>
        <w:gridCol w:w="892"/>
        <w:gridCol w:w="1756"/>
        <w:gridCol w:w="988"/>
        <w:gridCol w:w="892"/>
        <w:gridCol w:w="1875"/>
        <w:gridCol w:w="1055"/>
        <w:gridCol w:w="952"/>
      </w:tblGrid>
      <w:tr w:rsidR="007D34B9" w14:paraId="6F2EE7B1" w14:textId="77777777">
        <w:trPr>
          <w:tblHeader/>
          <w:jc w:val="center"/>
        </w:trPr>
        <w:tc>
          <w:tcPr>
            <w:tcW w:w="0" w:type="auto"/>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F0461AB" w14:textId="77777777" w:rsidR="007D34B9" w:rsidRDefault="007D34B9">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623A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Nest </w:t>
            </w:r>
            <w:proofErr w:type="spellStart"/>
            <w:r>
              <w:rPr>
                <w:rFonts w:ascii="Arial" w:eastAsia="Helvetica" w:hAnsi="Helvetica" w:cs="Helvetica"/>
                <w:b/>
                <w:color w:val="000000"/>
                <w:sz w:val="22"/>
                <w:szCs w:val="22"/>
              </w:rPr>
              <w:t>Success</w:t>
            </w:r>
            <w:r>
              <w:rPr>
                <w:rFonts w:ascii="Arial" w:eastAsia="Helvetica" w:hAnsi="Helvetica" w:cs="Helvetica"/>
                <w:b/>
                <w:color w:val="000000"/>
                <w:sz w:val="22"/>
                <w:szCs w:val="22"/>
                <w:vertAlign w:val="superscript"/>
              </w:rPr>
              <w:t>a</w:t>
            </w:r>
            <w:proofErr w:type="spellEnd"/>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1ECDB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Clutch Size</w:t>
            </w: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6AE7E46" w14:textId="1C527FA3"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Successful </w:t>
            </w:r>
            <w:proofErr w:type="spellStart"/>
            <w:r>
              <w:rPr>
                <w:rFonts w:ascii="Arial" w:eastAsia="Helvetica" w:hAnsi="Helvetica" w:cs="Helvetica"/>
                <w:b/>
                <w:color w:val="000000"/>
                <w:sz w:val="22"/>
                <w:szCs w:val="22"/>
              </w:rPr>
              <w:t>Fledglings</w:t>
            </w:r>
            <w:r w:rsidR="00221218">
              <w:rPr>
                <w:rFonts w:ascii="Arial" w:eastAsia="Helvetica" w:hAnsi="Helvetica" w:cs="Helvetica"/>
                <w:color w:val="000000"/>
                <w:sz w:val="22"/>
                <w:szCs w:val="22"/>
                <w:vertAlign w:val="superscript"/>
              </w:rPr>
              <w:t>b</w:t>
            </w:r>
            <w:proofErr w:type="spellEnd"/>
          </w:p>
        </w:tc>
      </w:tr>
      <w:tr w:rsidR="00221218" w14:paraId="1352E985" w14:textId="77777777">
        <w:trPr>
          <w:tblHeader/>
          <w:jc w:val="center"/>
        </w:trPr>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7B6E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r>
              <w:rPr>
                <w:rFonts w:ascii="Arial" w:eastAsia="Helvetica" w:hAnsi="Helvetica" w:cs="Helvetica"/>
                <w:b/>
                <w:color w:val="000000"/>
                <w:sz w:val="22"/>
                <w:szCs w:val="22"/>
              </w:rPr>
              <w:t>Species</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FB9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Year</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B494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Estimate</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1BB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SD</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495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N</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066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Estimate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9501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SD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09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N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7E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Estimate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B9C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SD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FFB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N  </w:t>
            </w:r>
          </w:p>
        </w:tc>
      </w:tr>
      <w:tr w:rsidR="00221218" w14:paraId="47CE5C7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55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r>
              <w:rPr>
                <w:rFonts w:ascii="Arial" w:eastAsia="Helvetica" w:hAnsi="Helvetica" w:cs="Helvetica"/>
                <w:b/>
                <w:color w:val="000000"/>
                <w:sz w:val="22"/>
                <w:szCs w:val="22"/>
              </w:rPr>
              <w:t>Great Egret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DD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DFA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0.765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5B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0.034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129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70C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2.72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D7C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0.56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F29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1A2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1.76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1B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13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232</w:t>
            </w:r>
          </w:p>
        </w:tc>
      </w:tr>
      <w:tr w:rsidR="00221218" w14:paraId="6A1EA8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3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Great Egret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3D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DD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6F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5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2F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386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17D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2B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B6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84A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w:t>
            </w:r>
          </w:p>
        </w:tc>
      </w:tr>
      <w:tr w:rsidR="00221218" w14:paraId="230A6C4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CF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Great Egret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01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BD4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2E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5C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12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91F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0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954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AAF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F26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208</w:t>
            </w:r>
          </w:p>
        </w:tc>
      </w:tr>
      <w:tr w:rsidR="00221218" w14:paraId="4CBB4B1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87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Great Egret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5E3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94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62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3F2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A2A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97C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8AE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AA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EA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BC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101</w:t>
            </w:r>
          </w:p>
        </w:tc>
      </w:tr>
      <w:tr w:rsidR="00221218" w14:paraId="3D33B3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CE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Great Egret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3D8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CF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5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57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F7E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433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29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A7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3E8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E3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246</w:t>
            </w:r>
          </w:p>
        </w:tc>
      </w:tr>
      <w:tr w:rsidR="00221218" w14:paraId="033F7E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C6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r>
              <w:rPr>
                <w:rFonts w:ascii="Arial" w:eastAsia="Helvetica" w:hAnsi="Helvetica" w:cs="Helvetica"/>
                <w:b/>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24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F82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0.375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F44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71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F7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D7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8A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130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D3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AC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137</w:t>
            </w:r>
          </w:p>
        </w:tc>
      </w:tr>
      <w:tr w:rsidR="00221218" w14:paraId="7486712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452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645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85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7C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0BB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76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069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96D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2F50D" w14:textId="77777777" w:rsidR="007D34B9" w:rsidRDefault="007D34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FC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09E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r>
      <w:tr w:rsidR="00221218" w14:paraId="221A435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FE3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002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D8D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373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9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2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65E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233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D1A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2EF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21C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w:t>
            </w:r>
          </w:p>
        </w:tc>
      </w:tr>
      <w:tr w:rsidR="00221218" w14:paraId="029F55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51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97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BB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1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39B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98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C04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B2E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10F9" w14:textId="77777777" w:rsidR="007D34B9" w:rsidRDefault="007D34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1E4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64D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r>
      <w:tr w:rsidR="00221218" w14:paraId="64C0B29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D72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C5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F5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DC4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87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2E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8B8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11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FB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04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37D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w:t>
            </w:r>
          </w:p>
        </w:tc>
      </w:tr>
      <w:tr w:rsidR="00221218" w14:paraId="4423C1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009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r>
              <w:rPr>
                <w:rFonts w:ascii="Arial" w:eastAsia="Helvetica" w:hAnsi="Helvetica" w:cs="Helvetica"/>
                <w:b/>
                <w:color w:val="000000"/>
                <w:sz w:val="22"/>
                <w:szCs w:val="22"/>
              </w:rPr>
              <w:t>Wood Stork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7E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824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0.325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68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F72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35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844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DDD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2CC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E34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402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w:t>
            </w:r>
          </w:p>
        </w:tc>
      </w:tr>
      <w:tr w:rsidR="00221218" w14:paraId="496EB9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2A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Wood Stork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8AF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F9A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40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BEE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FDF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07C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E20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281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0C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41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r>
      <w:tr w:rsidR="00221218" w14:paraId="09ECED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0A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Wood Stork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E5B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228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90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5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AC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DC0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FE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1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49E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05B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r>
      <w:tr w:rsidR="00221218" w14:paraId="4773844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13B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Wood Stork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39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EC6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046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E04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446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8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7DF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395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099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F7E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r>
      <w:tr w:rsidR="00221218" w14:paraId="7F17760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56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Wood Stork</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ADFA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78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0.706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B80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C68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6B2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19B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8AD5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232F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1E6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AE5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w:t>
            </w:r>
          </w:p>
        </w:tc>
      </w:tr>
      <w:tr w:rsidR="007D34B9" w14:paraId="409D3565" w14:textId="77777777">
        <w:trPr>
          <w:jc w:val="center"/>
        </w:trPr>
        <w:tc>
          <w:tcPr>
            <w:tcW w:w="0" w:type="auto"/>
            <w:gridSpan w:val="11"/>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87D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proofErr w:type="spellStart"/>
            <w:r>
              <w:rPr>
                <w:rFonts w:ascii="Arial" w:eastAsia="Helvetica" w:hAnsi="Helvetica" w:cs="Helvetica"/>
                <w:color w:val="000000"/>
                <w:sz w:val="22"/>
                <w:szCs w:val="22"/>
                <w:vertAlign w:val="superscript"/>
              </w:rPr>
              <w:t>a</w:t>
            </w:r>
            <w:r>
              <w:rPr>
                <w:rFonts w:ascii="Arial" w:eastAsia="Helvetica" w:hAnsi="Helvetica" w:cs="Helvetica"/>
                <w:color w:val="000000"/>
                <w:sz w:val="22"/>
                <w:szCs w:val="22"/>
              </w:rPr>
              <w:t>Nest</w:t>
            </w:r>
            <w:proofErr w:type="spellEnd"/>
            <w:r>
              <w:rPr>
                <w:rFonts w:ascii="Arial" w:eastAsia="Helvetica" w:hAnsi="Helvetica" w:cs="Helvetica"/>
                <w:color w:val="000000"/>
                <w:sz w:val="22"/>
                <w:szCs w:val="22"/>
              </w:rPr>
              <w:t xml:space="preserve"> success: Proportion of nest starts predicted to raise at least one young. Survival estimated for entire nesting period via pro-rating using Mayfield methods.; </w:t>
            </w:r>
            <w:proofErr w:type="spellStart"/>
            <w:r>
              <w:rPr>
                <w:rFonts w:ascii="Arial" w:eastAsia="Helvetica" w:hAnsi="Helvetica" w:cs="Helvetica"/>
                <w:color w:val="000000"/>
                <w:sz w:val="22"/>
                <w:szCs w:val="22"/>
                <w:vertAlign w:val="superscript"/>
              </w:rPr>
              <w:t>b</w:t>
            </w:r>
            <w:r>
              <w:rPr>
                <w:rFonts w:ascii="Arial" w:eastAsia="Helvetica" w:hAnsi="Helvetica" w:cs="Helvetica"/>
                <w:color w:val="000000"/>
                <w:sz w:val="22"/>
                <w:szCs w:val="22"/>
              </w:rPr>
              <w:t>Successful</w:t>
            </w:r>
            <w:proofErr w:type="spellEnd"/>
            <w:r>
              <w:rPr>
                <w:rFonts w:ascii="Arial" w:eastAsia="Helvetica" w:hAnsi="Helvetica" w:cs="Helvetica"/>
                <w:color w:val="000000"/>
                <w:sz w:val="22"/>
                <w:szCs w:val="22"/>
              </w:rPr>
              <w:t xml:space="preserve"> Fledglings: Numbers of young </w:t>
            </w:r>
            <w:proofErr w:type="gramStart"/>
            <w:r>
              <w:rPr>
                <w:rFonts w:ascii="Arial" w:eastAsia="Helvetica" w:hAnsi="Helvetica" w:cs="Helvetica"/>
                <w:color w:val="000000"/>
                <w:sz w:val="22"/>
                <w:szCs w:val="22"/>
              </w:rPr>
              <w:t>raised</w:t>
            </w:r>
            <w:proofErr w:type="gramEnd"/>
            <w:r>
              <w:rPr>
                <w:rFonts w:ascii="Arial" w:eastAsia="Helvetica" w:hAnsi="Helvetica" w:cs="Helvetica"/>
                <w:color w:val="000000"/>
                <w:sz w:val="22"/>
                <w:szCs w:val="22"/>
              </w:rPr>
              <w:t xml:space="preserve"> to 21 days (Great Egrets), 14 days (White Ibises), or 50 days (Wood Storks).; </w:t>
            </w:r>
          </w:p>
        </w:tc>
      </w:tr>
      <w:tr w:rsidR="007D34B9" w14:paraId="749C210C" w14:textId="77777777">
        <w:trPr>
          <w:jc w:val="center"/>
        </w:trPr>
        <w:tc>
          <w:tcPr>
            <w:tcW w:w="0" w:type="auto"/>
            <w:gridSpan w:val="11"/>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64D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Zeros are from observation. NA = unable to calculate nest success due to low numbers or inaccessibility.</w:t>
            </w:r>
          </w:p>
        </w:tc>
      </w:tr>
    </w:tbl>
    <w:p w14:paraId="009CB08D" w14:textId="77777777" w:rsidR="00221218" w:rsidRDefault="00000000">
      <w:pPr>
        <w:sectPr w:rsidR="00221218" w:rsidSect="00221218">
          <w:pgSz w:w="15840" w:h="12240" w:orient="landscape"/>
          <w:pgMar w:top="1008" w:right="720" w:bottom="837" w:left="720" w:header="720" w:footer="720" w:gutter="0"/>
          <w:cols w:space="720"/>
          <w:docGrid w:linePitch="326"/>
        </w:sectPr>
      </w:pPr>
      <w:r>
        <w:br w:type="page"/>
      </w:r>
    </w:p>
    <w:p w14:paraId="111429A3" w14:textId="77777777" w:rsidR="007D34B9" w:rsidRDefault="00000000">
      <w:pPr>
        <w:pStyle w:val="Heading2"/>
      </w:pPr>
      <w:bookmarkStart w:id="328" w:name="_Toc209968492"/>
      <w:bookmarkStart w:id="329" w:name="discussion"/>
      <w:bookmarkEnd w:id="116"/>
      <w:bookmarkEnd w:id="265"/>
      <w:bookmarkEnd w:id="292"/>
      <w:r>
        <w:lastRenderedPageBreak/>
        <w:t>Discussion</w:t>
      </w:r>
      <w:bookmarkEnd w:id="328"/>
    </w:p>
    <w:p w14:paraId="6DDB3892" w14:textId="53F3FFB3" w:rsidR="00437597" w:rsidRDefault="00D83618" w:rsidP="00723A4D">
      <w:pPr>
        <w:pStyle w:val="FirstParagraph"/>
        <w:rPr>
          <w:ins w:id="330" w:author="Ernest, Morgan" w:date="2025-09-29T13:26:00Z" w16du:dateUtc="2025-09-29T17:26:00Z"/>
        </w:rPr>
      </w:pPr>
      <w:ins w:id="331" w:author="Ernest, Morgan" w:date="2025-09-29T12:28:00Z" w16du:dateUtc="2025-09-29T16:28:00Z">
        <w:r>
          <w:t>Overall,</w:t>
        </w:r>
      </w:ins>
      <w:ins w:id="332" w:author="Ernest, Morgan" w:date="2025-09-29T16:42:00Z" w16du:dateUtc="2025-09-29T20:42:00Z">
        <w:r w:rsidR="0087017F">
          <w:t xml:space="preserve"> nesting effort for</w:t>
        </w:r>
      </w:ins>
      <w:ins w:id="333" w:author="Ernest, Morgan" w:date="2025-09-29T12:28:00Z" w16du:dateUtc="2025-09-29T16:28:00Z">
        <w:r>
          <w:t xml:space="preserve"> </w:t>
        </w:r>
      </w:ins>
      <w:del w:id="334" w:author="Ernest, Morgan" w:date="2025-09-29T12:28:00Z" w16du:dateUtc="2025-09-29T16:28:00Z">
        <w:r w:rsidDel="00D83618">
          <w:delText>T</w:delText>
        </w:r>
      </w:del>
      <w:ins w:id="335" w:author="Ernest, Morgan" w:date="2025-09-29T12:28:00Z" w16du:dateUtc="2025-09-29T16:28:00Z">
        <w:r>
          <w:t>t</w:t>
        </w:r>
      </w:ins>
      <w:r>
        <w:t xml:space="preserve">he 2025 </w:t>
      </w:r>
      <w:ins w:id="336" w:author="Ernest, Morgan" w:date="2025-09-29T12:28:00Z" w16du:dateUtc="2025-09-29T16:28:00Z">
        <w:r>
          <w:t xml:space="preserve">breeding season could be classified as </w:t>
        </w:r>
      </w:ins>
      <w:ins w:id="337" w:author="Ernest, Morgan" w:date="2025-09-29T12:29:00Z" w16du:dateUtc="2025-09-29T16:29:00Z">
        <w:r>
          <w:t xml:space="preserve">generally </w:t>
        </w:r>
      </w:ins>
      <w:ins w:id="338" w:author="Ernest, Morgan" w:date="2025-09-29T12:28:00Z" w16du:dateUtc="2025-09-29T16:28:00Z">
        <w:r>
          <w:t>average</w:t>
        </w:r>
      </w:ins>
      <w:ins w:id="339" w:author="Ernest, Morgan" w:date="2025-09-29T13:23:00Z" w16du:dateUtc="2025-09-29T17:23:00Z">
        <w:r w:rsidR="00CE59EA">
          <w:t xml:space="preserve"> </w:t>
        </w:r>
      </w:ins>
      <w:ins w:id="340" w:author="Ernest, Morgan" w:date="2025-09-29T13:25:00Z" w16du:dateUtc="2025-09-29T17:25:00Z">
        <w:r w:rsidR="00CE59EA">
          <w:t xml:space="preserve">when compared to the previous </w:t>
        </w:r>
      </w:ins>
      <w:ins w:id="341" w:author="Ernest, Morgan" w:date="2025-09-29T13:24:00Z" w16du:dateUtc="2025-09-29T17:24:00Z">
        <w:r w:rsidR="00CE59EA">
          <w:t>five years</w:t>
        </w:r>
      </w:ins>
      <w:ins w:id="342" w:author="Ernest, Morgan" w:date="2025-09-29T12:28:00Z" w16du:dateUtc="2025-09-29T16:28:00Z">
        <w:r>
          <w:t xml:space="preserve">. </w:t>
        </w:r>
      </w:ins>
      <w:ins w:id="343" w:author="Ernest, Morgan" w:date="2025-09-29T12:29:00Z" w16du:dateUtc="2025-09-29T16:29:00Z">
        <w:r>
          <w:t xml:space="preserve">Total </w:t>
        </w:r>
      </w:ins>
      <w:del w:id="344" w:author="Ernest, Morgan" w:date="2025-09-29T12:28:00Z" w16du:dateUtc="2025-09-29T16:28:00Z">
        <w:r w:rsidDel="00D83618">
          <w:delText>n</w:delText>
        </w:r>
      </w:del>
      <w:ins w:id="345" w:author="Ernest, Morgan" w:date="2025-09-29T12:29:00Z" w16du:dateUtc="2025-09-29T16:29:00Z">
        <w:r>
          <w:t>n</w:t>
        </w:r>
      </w:ins>
      <w:r>
        <w:t>esting effort (34</w:t>
      </w:r>
      <w:ins w:id="346" w:author="Ernest, Morgan" w:date="2025-09-29T13:19:00Z" w16du:dateUtc="2025-09-29T17:19:00Z">
        <w:r w:rsidR="00CE59EA">
          <w:t>,</w:t>
        </w:r>
      </w:ins>
      <w:r>
        <w:t xml:space="preserve">278 nest starts) </w:t>
      </w:r>
      <w:ins w:id="347" w:author="Ernest, Morgan" w:date="2025-09-29T12:29:00Z" w16du:dateUtc="2025-09-29T16:29:00Z">
        <w:r>
          <w:t xml:space="preserve">in 2025 was </w:t>
        </w:r>
      </w:ins>
      <w:ins w:id="348" w:author="Ernest, Morgan" w:date="2025-09-29T13:22:00Z" w16du:dateUtc="2025-09-29T17:22:00Z">
        <w:r w:rsidR="00CE59EA">
          <w:t xml:space="preserve">below the exceptional 2021 season (54,386 nests), </w:t>
        </w:r>
      </w:ins>
      <w:proofErr w:type="gramStart"/>
      <w:ins w:id="349" w:author="Ernest, Morgan" w:date="2025-09-29T13:21:00Z" w16du:dateUtc="2025-09-29T17:21:00Z">
        <w:r w:rsidR="00CE59EA">
          <w:t>similar to</w:t>
        </w:r>
        <w:proofErr w:type="gramEnd"/>
        <w:r w:rsidR="00CE59EA">
          <w:t xml:space="preserve"> 2022 (39,275</w:t>
        </w:r>
        <w:r w:rsidR="00CE59EA" w:rsidRPr="0064149A">
          <w:t xml:space="preserve"> </w:t>
        </w:r>
        <w:r w:rsidR="00CE59EA">
          <w:t xml:space="preserve">nests) and </w:t>
        </w:r>
      </w:ins>
      <w:ins w:id="350" w:author="Ernest, Morgan" w:date="2025-09-29T12:29:00Z" w16du:dateUtc="2025-09-29T16:29:00Z">
        <w:r>
          <w:t xml:space="preserve">higher than </w:t>
        </w:r>
      </w:ins>
      <w:ins w:id="351" w:author="Ernest, Morgan" w:date="2025-09-29T13:23:00Z" w16du:dateUtc="2025-09-29T17:23:00Z">
        <w:r w:rsidR="00CE59EA">
          <w:t xml:space="preserve">2020, </w:t>
        </w:r>
      </w:ins>
      <w:ins w:id="352" w:author="Ernest, Morgan" w:date="2025-09-29T13:21:00Z" w16du:dateUtc="2025-09-29T17:21:00Z">
        <w:r w:rsidR="00CE59EA">
          <w:t>2023 and 2024</w:t>
        </w:r>
      </w:ins>
      <w:ins w:id="353" w:author="Ernest, Morgan" w:date="2025-09-29T12:29:00Z" w16du:dateUtc="2025-09-29T16:29:00Z">
        <w:r>
          <w:t xml:space="preserve"> (</w:t>
        </w:r>
      </w:ins>
      <w:ins w:id="354" w:author="Ernest, Morgan" w:date="2025-09-29T13:23:00Z" w16du:dateUtc="2025-09-29T17:23:00Z">
        <w:r w:rsidR="00CE59EA">
          <w:t xml:space="preserve">27,507, </w:t>
        </w:r>
      </w:ins>
      <w:ins w:id="355" w:author="Ernest, Morgan" w:date="2025-09-29T13:19:00Z" w16du:dateUtc="2025-09-29T17:19:00Z">
        <w:r w:rsidR="00CE59EA">
          <w:t>25,775</w:t>
        </w:r>
      </w:ins>
      <w:ins w:id="356" w:author="Ernest, Morgan" w:date="2025-09-29T13:21:00Z" w16du:dateUtc="2025-09-29T17:21:00Z">
        <w:r w:rsidR="00CE59EA">
          <w:t xml:space="preserve"> and </w:t>
        </w:r>
      </w:ins>
      <w:ins w:id="357" w:author="Ernest, Morgan" w:date="2025-09-29T13:19:00Z" w16du:dateUtc="2025-09-29T17:19:00Z">
        <w:r w:rsidR="00CE59EA">
          <w:t>20159</w:t>
        </w:r>
      </w:ins>
      <w:ins w:id="358" w:author="Ernest, Morgan" w:date="2025-09-29T12:29:00Z" w16du:dateUtc="2025-09-29T16:29:00Z">
        <w:r>
          <w:t>, respectively)</w:t>
        </w:r>
      </w:ins>
      <w:ins w:id="359" w:author="Ernest, Morgan" w:date="2025-09-29T13:24:00Z" w16du:dateUtc="2025-09-29T17:24:00Z">
        <w:r w:rsidR="00CE59EA">
          <w:t xml:space="preserve">. </w:t>
        </w:r>
      </w:ins>
      <w:del w:id="360" w:author="Ernest, Morgan" w:date="2025-09-29T12:29:00Z" w16du:dateUtc="2025-09-29T16:29:00Z">
        <w:r w:rsidDel="00D83618">
          <w:delText xml:space="preserve">was </w:delText>
        </w:r>
      </w:del>
      <w:del w:id="361" w:author="Ernest, Morgan" w:date="2025-09-29T11:48:00Z" w16du:dateUtc="2025-09-29T15:48:00Z">
        <w:r w:rsidDel="00544C69">
          <w:delText xml:space="preserve">a varied but likely </w:delText>
        </w:r>
      </w:del>
      <w:del w:id="362" w:author="Ernest, Morgan" w:date="2025-09-29T12:28:00Z" w16du:dateUtc="2025-09-29T16:28:00Z">
        <w:r w:rsidDel="00D83618">
          <w:delText xml:space="preserve">overall </w:delText>
        </w:r>
      </w:del>
      <w:del w:id="363" w:author="Ernest, Morgan" w:date="2025-09-29T12:29:00Z" w16du:dateUtc="2025-09-29T16:29:00Z">
        <w:r w:rsidDel="00D83618">
          <w:delText>average year</w:delText>
        </w:r>
      </w:del>
      <w:del w:id="364" w:author="Ernest, Morgan" w:date="2025-09-29T13:24:00Z" w16du:dateUtc="2025-09-29T17:24:00Z">
        <w:r w:rsidDel="00CE59EA">
          <w:delText xml:space="preserve">. </w:delText>
        </w:r>
      </w:del>
      <w:del w:id="365" w:author="Ernest, Morgan" w:date="2025-09-29T12:30:00Z" w16du:dateUtc="2025-09-29T16:30:00Z">
        <w:r w:rsidDel="00D83618">
          <w:delText>Total nest starts are up from the prior two years, but n</w:delText>
        </w:r>
      </w:del>
      <w:ins w:id="366" w:author="Ernest, Morgan" w:date="2025-09-29T12:30:00Z" w16du:dateUtc="2025-09-29T16:30:00Z">
        <w:r>
          <w:t>N</w:t>
        </w:r>
      </w:ins>
      <w:r>
        <w:t xml:space="preserve">esting effort varied greatly by species. </w:t>
      </w:r>
      <w:ins w:id="367" w:author="Ernest, Morgan" w:date="2025-09-30T08:44:00Z" w16du:dateUtc="2025-09-30T12:44:00Z">
        <w:r w:rsidR="00E371B1">
          <w:t xml:space="preserve">GREG nesting effort was 143% of the 10-year average, making </w:t>
        </w:r>
      </w:ins>
      <w:del w:id="368" w:author="Ernest, Morgan" w:date="2025-09-30T08:44:00Z" w16du:dateUtc="2025-09-30T12:44:00Z">
        <w:r w:rsidDel="00E371B1">
          <w:delText>GREG and WOST nested in relatively high numbers (143% and 136% respectively)</w:delText>
        </w:r>
      </w:del>
      <w:ins w:id="369" w:author="Ernest, Morgan" w:date="2025-09-29T16:43:00Z" w16du:dateUtc="2025-09-29T20:43:00Z">
        <w:r w:rsidR="0087017F">
          <w:t>4 of the past 5 years</w:t>
        </w:r>
      </w:ins>
      <w:ins w:id="370" w:author="Ernest, Morgan" w:date="2025-09-30T08:45:00Z" w16du:dateUtc="2025-09-30T12:45:00Z">
        <w:r w:rsidR="00E371B1">
          <w:t xml:space="preserve"> above average for that species</w:t>
        </w:r>
      </w:ins>
      <w:ins w:id="371" w:author="Ernest, Morgan" w:date="2025-09-29T16:43:00Z" w16du:dateUtc="2025-09-29T20:43:00Z">
        <w:r w:rsidR="0087017F">
          <w:t xml:space="preserve">. </w:t>
        </w:r>
      </w:ins>
      <w:ins w:id="372" w:author="Ernest, Morgan" w:date="2025-09-30T08:48:00Z" w16du:dateUtc="2025-09-30T12:48:00Z">
        <w:r w:rsidR="00E371B1">
          <w:t xml:space="preserve">WOST nesting effort increased dramatically this year compared to the 10-year average (136%), up from last year’s low of only 32%. </w:t>
        </w:r>
      </w:ins>
      <w:ins w:id="373" w:author="Ernest, Morgan" w:date="2025-09-30T08:46:00Z" w16du:dateUtc="2025-09-30T12:46:00Z">
        <w:r w:rsidR="00E371B1">
          <w:t xml:space="preserve">Three years of the past five were above average for WOST </w:t>
        </w:r>
      </w:ins>
      <w:ins w:id="374" w:author="Ernest, Morgan" w:date="2025-09-29T16:44:00Z" w16du:dateUtc="2025-09-29T20:44:00Z">
        <w:r w:rsidR="0087017F">
          <w:t>(</w:t>
        </w:r>
      </w:ins>
      <w:ins w:id="375" w:author="Ernest, Morgan" w:date="2025-09-30T08:47:00Z" w16du:dateUtc="2025-09-30T12:47:00Z">
        <w:r w:rsidR="00E371B1">
          <w:t xml:space="preserve">2021, 2023, and 2025; </w:t>
        </w:r>
      </w:ins>
      <w:ins w:id="376" w:author="Ernest, Morgan" w:date="2025-09-29T16:44:00Z" w16du:dateUtc="2025-09-29T20:44:00Z">
        <w:r w:rsidR="0087017F">
          <w:t xml:space="preserve">Table 7). </w:t>
        </w:r>
      </w:ins>
      <w:del w:id="377" w:author="Ernest, Morgan" w:date="2025-09-29T16:44:00Z" w16du:dateUtc="2025-09-29T20:44:00Z">
        <w:r w:rsidDel="0087017F">
          <w:delText xml:space="preserve">, whereas </w:delText>
        </w:r>
      </w:del>
      <w:ins w:id="378" w:author="Ernest, Morgan" w:date="2025-09-29T11:50:00Z" w16du:dateUtc="2025-09-29T15:50:00Z">
        <w:r w:rsidR="00544C69">
          <w:t xml:space="preserve"> </w:t>
        </w:r>
      </w:ins>
      <w:del w:id="379" w:author="Ernest, Morgan" w:date="2025-09-29T16:44:00Z" w16du:dateUtc="2025-09-29T20:44:00Z">
        <w:r w:rsidDel="0087017F">
          <w:delText>o</w:delText>
        </w:r>
      </w:del>
      <w:ins w:id="380" w:author="Ernest, Morgan" w:date="2025-09-29T16:44:00Z" w16du:dateUtc="2025-09-29T20:44:00Z">
        <w:r w:rsidR="0087017F">
          <w:t>O</w:t>
        </w:r>
      </w:ins>
      <w:r>
        <w:t xml:space="preserve">ther target species </w:t>
      </w:r>
      <w:del w:id="381" w:author="Ernest, Morgan" w:date="2025-09-29T16:44:00Z" w16du:dateUtc="2025-09-29T20:44:00Z">
        <w:r w:rsidDel="0087017F">
          <w:delText>continue to be well</w:delText>
        </w:r>
      </w:del>
      <w:ins w:id="382" w:author="Ernest, Morgan" w:date="2025-09-29T16:44:00Z" w16du:dateUtc="2025-09-29T20:44:00Z">
        <w:r w:rsidR="0087017F">
          <w:t>were</w:t>
        </w:r>
      </w:ins>
      <w:r>
        <w:t xml:space="preserve"> below their long-term averages</w:t>
      </w:r>
      <w:ins w:id="383" w:author="Ernest, Morgan" w:date="2025-09-30T08:48:00Z" w16du:dateUtc="2025-09-30T12:48:00Z">
        <w:r w:rsidR="00A55DA8">
          <w:t xml:space="preserve"> in 2025 </w:t>
        </w:r>
      </w:ins>
      <w:ins w:id="384" w:author="Ernest, Morgan" w:date="2025-09-29T11:50:00Z" w16du:dateUtc="2025-09-29T15:50:00Z">
        <w:r w:rsidR="00544C69">
          <w:t xml:space="preserve">(Table </w:t>
        </w:r>
      </w:ins>
      <w:ins w:id="385" w:author="Ernest, Morgan" w:date="2025-09-29T11:51:00Z" w16du:dateUtc="2025-09-29T15:51:00Z">
        <w:r w:rsidR="00544C69">
          <w:t>7)</w:t>
        </w:r>
      </w:ins>
      <w:r>
        <w:t xml:space="preserve">. While nesting effort for ROSP in the WCAs </w:t>
      </w:r>
      <w:ins w:id="386" w:author="Ernest, Morgan" w:date="2025-09-29T11:51:00Z" w16du:dateUtc="2025-09-29T15:51:00Z">
        <w:r w:rsidR="00544C69">
          <w:t xml:space="preserve">generally increased over the past two decades, </w:t>
        </w:r>
      </w:ins>
      <w:del w:id="387" w:author="Ernest, Morgan" w:date="2025-09-29T11:51:00Z" w16du:dateUtc="2025-09-29T15:51:00Z">
        <w:r w:rsidDel="00544C69">
          <w:delText xml:space="preserve">has followed an increasing trend over the last two decades, </w:delText>
        </w:r>
      </w:del>
      <w:ins w:id="388" w:author="Ernest, Morgan" w:date="2025-09-29T11:51:00Z" w16du:dateUtc="2025-09-29T15:51:00Z">
        <w:r w:rsidR="00544C69">
          <w:t>it</w:t>
        </w:r>
      </w:ins>
      <w:ins w:id="389" w:author="Ernest, Morgan" w:date="2025-09-29T11:52:00Z" w16du:dateUtc="2025-09-29T15:52:00Z">
        <w:r w:rsidR="00544C69">
          <w:t xml:space="preserve">s nesting effort has declined steadily since 2021 and was only </w:t>
        </w:r>
      </w:ins>
      <w:del w:id="390" w:author="Ernest, Morgan" w:date="2025-09-29T11:52:00Z" w16du:dateUtc="2025-09-29T15:52:00Z">
        <w:r w:rsidDel="00544C69">
          <w:delText xml:space="preserve">nesting effort continues to decline for the third year with only </w:delText>
        </w:r>
      </w:del>
      <w:r>
        <w:t>68% of the 10-year average</w:t>
      </w:r>
      <w:ins w:id="391" w:author="Ernest, Morgan" w:date="2025-09-29T11:52:00Z" w16du:dateUtc="2025-09-29T15:52:00Z">
        <w:r w:rsidR="00544C69">
          <w:t xml:space="preserve"> in 2025</w:t>
        </w:r>
      </w:ins>
      <w:r>
        <w:t xml:space="preserve"> (Table 7). </w:t>
      </w:r>
      <w:ins w:id="392" w:author="Ernest, Morgan" w:date="2025-09-29T16:37:00Z" w16du:dateUtc="2025-09-29T20:37:00Z">
        <w:r w:rsidR="0087017F">
          <w:t xml:space="preserve">WHIB nesting effort </w:t>
        </w:r>
      </w:ins>
      <w:ins w:id="393" w:author="Ernest, Morgan" w:date="2025-09-29T16:38:00Z" w16du:dateUtc="2025-09-29T20:38:00Z">
        <w:r w:rsidR="0087017F">
          <w:t>in 2025 was</w:t>
        </w:r>
      </w:ins>
      <w:ins w:id="394" w:author="Ernest, Morgan" w:date="2025-09-29T16:39:00Z" w16du:dateUtc="2025-09-29T20:39:00Z">
        <w:r w:rsidR="0087017F">
          <w:t xml:space="preserve"> below average (75% of the 10-year average) but</w:t>
        </w:r>
      </w:ins>
      <w:ins w:id="395" w:author="Ernest, Morgan" w:date="2025-09-29T16:38:00Z" w16du:dateUtc="2025-09-29T20:38:00Z">
        <w:r w:rsidR="0087017F">
          <w:t xml:space="preserve"> </w:t>
        </w:r>
        <w:proofErr w:type="gramStart"/>
        <w:r w:rsidR="0087017F">
          <w:t>similar to</w:t>
        </w:r>
        <w:proofErr w:type="gramEnd"/>
        <w:r w:rsidR="0087017F">
          <w:t xml:space="preserve"> the past three years</w:t>
        </w:r>
      </w:ins>
      <w:ins w:id="396" w:author="Ernest, Morgan" w:date="2025-09-29T16:40:00Z" w16du:dateUtc="2025-09-29T20:40:00Z">
        <w:r w:rsidR="0087017F">
          <w:t xml:space="preserve"> which were all below the 10-year average and starkly different from the exceptional nesting year of 202</w:t>
        </w:r>
      </w:ins>
      <w:ins w:id="397" w:author="Ernest, Morgan" w:date="2025-09-29T16:41:00Z" w16du:dateUtc="2025-09-29T20:41:00Z">
        <w:r w:rsidR="0087017F">
          <w:t xml:space="preserve">1 (208%; </w:t>
        </w:r>
      </w:ins>
      <w:ins w:id="398" w:author="Ernest, Morgan" w:date="2025-09-29T16:39:00Z" w16du:dateUtc="2025-09-29T20:39:00Z">
        <w:r w:rsidR="0087017F">
          <w:t xml:space="preserve">Table 7). </w:t>
        </w:r>
      </w:ins>
      <w:ins w:id="399" w:author="Ernest, Morgan" w:date="2025-09-29T13:26:00Z" w16du:dateUtc="2025-09-29T17:26:00Z">
        <w:r w:rsidR="00437597">
          <w:t>SNEG</w:t>
        </w:r>
      </w:ins>
      <w:ins w:id="400" w:author="Ernest, Morgan" w:date="2025-09-29T16:22:00Z" w16du:dateUtc="2025-09-29T20:22:00Z">
        <w:r w:rsidR="0087017F">
          <w:t xml:space="preserve"> numbers were </w:t>
        </w:r>
      </w:ins>
      <w:ins w:id="401" w:author="Ernest, Morgan" w:date="2025-09-29T16:28:00Z" w16du:dateUtc="2025-09-29T20:28:00Z">
        <w:r w:rsidR="0087017F">
          <w:t>substantively below their 10-year average</w:t>
        </w:r>
      </w:ins>
      <w:ins w:id="402" w:author="Ernest, Morgan" w:date="2025-09-29T16:29:00Z" w16du:dateUtc="2025-09-29T20:29:00Z">
        <w:r w:rsidR="0087017F">
          <w:t xml:space="preserve"> (15%)</w:t>
        </w:r>
      </w:ins>
      <w:ins w:id="403" w:author="Ernest, Morgan" w:date="2025-09-29T16:28:00Z" w16du:dateUtc="2025-09-29T20:28:00Z">
        <w:r w:rsidR="0087017F">
          <w:t>,</w:t>
        </w:r>
      </w:ins>
      <w:ins w:id="404" w:author="Ernest, Morgan" w:date="2025-09-29T13:26:00Z" w16du:dateUtc="2025-09-29T17:26:00Z">
        <w:r w:rsidR="00437597">
          <w:t xml:space="preserve"> </w:t>
        </w:r>
      </w:ins>
      <w:ins w:id="405" w:author="Ernest, Morgan" w:date="2025-09-29T16:22:00Z" w16du:dateUtc="2025-09-29T20:22:00Z">
        <w:r w:rsidR="0087017F">
          <w:t xml:space="preserve">but </w:t>
        </w:r>
      </w:ins>
      <w:ins w:id="406" w:author="Ernest, Morgan" w:date="2025-09-29T16:28:00Z" w16du:dateUtc="2025-09-29T20:28:00Z">
        <w:r w:rsidR="0087017F">
          <w:t>this numb</w:t>
        </w:r>
      </w:ins>
      <w:ins w:id="407" w:author="Ernest, Morgan" w:date="2025-09-29T16:29:00Z" w16du:dateUtc="2025-09-29T20:29:00Z">
        <w:r w:rsidR="0087017F">
          <w:t xml:space="preserve">er should be viewed with caution. </w:t>
        </w:r>
      </w:ins>
      <w:ins w:id="408" w:author="Ernest, Morgan" w:date="2025-09-29T13:26:00Z" w16du:dateUtc="2025-09-29T17:26:00Z">
        <w:r w:rsidR="00437597">
          <w:t>SNEG nests are the most challenging to identify in aerial imagery, largely due to their size</w:t>
        </w:r>
      </w:ins>
      <w:ins w:id="409" w:author="Ernest, Morgan" w:date="2025-09-29T16:29:00Z" w16du:dateUtc="2025-09-29T20:29:00Z">
        <w:r w:rsidR="0087017F">
          <w:t xml:space="preserve">, propensity to nest under canopy cover, and </w:t>
        </w:r>
      </w:ins>
      <w:ins w:id="410" w:author="Ernest, Morgan" w:date="2025-09-29T16:30:00Z" w16du:dateUtc="2025-09-29T20:30:00Z">
        <w:r w:rsidR="0087017F">
          <w:t>their relative similarity to the adults or juveniles of other species (WHIB and LBHE, respectively)</w:t>
        </w:r>
      </w:ins>
      <w:ins w:id="411" w:author="Ernest, Morgan" w:date="2025-09-29T13:26:00Z" w16du:dateUtc="2025-09-29T17:26:00Z">
        <w:r w:rsidR="00437597">
          <w:t>. In 2025, far more nests were identified as SMWH than in previous years</w:t>
        </w:r>
      </w:ins>
      <w:ins w:id="412" w:author="Ernest, Morgan" w:date="2025-09-29T16:31:00Z" w16du:dateUtc="2025-09-29T20:31:00Z">
        <w:r w:rsidR="0087017F">
          <w:t xml:space="preserve"> and some fraction of these individuals were probably SNEG</w:t>
        </w:r>
      </w:ins>
      <w:ins w:id="413" w:author="Ernest, Morgan" w:date="2025-09-29T16:34:00Z" w16du:dateUtc="2025-09-29T20:34:00Z">
        <w:r w:rsidR="0087017F">
          <w:t xml:space="preserve"> (3,</w:t>
        </w:r>
      </w:ins>
      <w:ins w:id="414" w:author="Ernest, Morgan" w:date="2025-09-29T16:35:00Z" w16du:dateUtc="2025-09-29T20:35:00Z">
        <w:r w:rsidR="0087017F">
          <w:t>191 SMWH). Information from SFWMD helicopter flights</w:t>
        </w:r>
      </w:ins>
      <w:ins w:id="415" w:author="Ernest, Morgan" w:date="2025-09-29T16:36:00Z" w16du:dateUtc="2025-09-29T20:36:00Z">
        <w:r w:rsidR="0087017F">
          <w:t xml:space="preserve"> (conducted at a lower altitude)</w:t>
        </w:r>
      </w:ins>
      <w:ins w:id="416" w:author="Ernest, Morgan" w:date="2025-09-29T16:35:00Z" w16du:dateUtc="2025-09-29T20:35:00Z">
        <w:r w:rsidR="0087017F">
          <w:t xml:space="preserve"> may h</w:t>
        </w:r>
      </w:ins>
      <w:ins w:id="417" w:author="Ernest, Morgan" w:date="2025-09-29T16:36:00Z" w16du:dateUtc="2025-09-29T20:36:00Z">
        <w:r w:rsidR="0087017F">
          <w:t xml:space="preserve">elp </w:t>
        </w:r>
      </w:ins>
      <w:ins w:id="418" w:author="Ernest, Morgan" w:date="2025-09-30T08:49:00Z" w16du:dateUtc="2025-09-30T12:49:00Z">
        <w:r w:rsidR="00A55DA8">
          <w:t xml:space="preserve">to </w:t>
        </w:r>
      </w:ins>
      <w:ins w:id="419" w:author="Ernest, Morgan" w:date="2025-09-29T16:36:00Z" w16du:dateUtc="2025-09-29T20:36:00Z">
        <w:r w:rsidR="0087017F">
          <w:t xml:space="preserve">partition SMWH into likely species categories, but we were unable to coordinate with SFWMD in time for this report. Updated numbers will </w:t>
        </w:r>
      </w:ins>
      <w:ins w:id="420" w:author="Ernest, Morgan" w:date="2025-09-29T16:37:00Z" w16du:dateUtc="2025-09-29T20:37:00Z">
        <w:r w:rsidR="0087017F">
          <w:t xml:space="preserve">be reported when available. </w:t>
        </w:r>
      </w:ins>
      <w:ins w:id="421" w:author="Ernest, Morgan" w:date="2025-09-29T16:31:00Z" w16du:dateUtc="2025-09-29T20:31:00Z">
        <w:r w:rsidR="0087017F">
          <w:t>Thus, the SNEG nes</w:t>
        </w:r>
      </w:ins>
      <w:ins w:id="422" w:author="Ernest, Morgan" w:date="2025-09-29T16:32:00Z" w16du:dateUtc="2025-09-29T20:32:00Z">
        <w:r w:rsidR="0087017F">
          <w:t>t count should be seen as a minimum</w:t>
        </w:r>
      </w:ins>
      <w:ins w:id="423" w:author="Ernest, Morgan" w:date="2025-09-29T16:37:00Z" w16du:dateUtc="2025-09-29T20:37:00Z">
        <w:r w:rsidR="0087017F">
          <w:t>.</w:t>
        </w:r>
      </w:ins>
      <w:ins w:id="424" w:author="Ernest, Morgan" w:date="2025-09-29T16:32:00Z" w16du:dateUtc="2025-09-29T20:32:00Z">
        <w:r w:rsidR="0087017F">
          <w:t xml:space="preserve"> </w:t>
        </w:r>
      </w:ins>
      <w:del w:id="425" w:author="Ernest, Morgan" w:date="2025-09-29T11:53:00Z" w16du:dateUtc="2025-09-29T15:53:00Z">
        <w:r w:rsidDel="00544C69">
          <w:delText xml:space="preserve">In contrast, ROSP nest success </w:delText>
        </w:r>
      </w:del>
      <w:del w:id="426" w:author="Ernest, Morgan" w:date="2025-09-29T12:30:00Z" w16du:dateUtc="2025-09-29T16:30:00Z">
        <w:r w:rsidDel="00D83618">
          <w:delText xml:space="preserve">far </w:delText>
        </w:r>
      </w:del>
      <w:del w:id="427" w:author="Ernest, Morgan" w:date="2025-09-29T13:26:00Z" w16du:dateUtc="2025-09-29T17:26:00Z">
        <w:r w:rsidDel="00437597">
          <w:delText xml:space="preserve">exceeded that of previous years (112%). </w:delText>
        </w:r>
      </w:del>
    </w:p>
    <w:p w14:paraId="57B7A6CA" w14:textId="42472EF5" w:rsidR="002D7FE3" w:rsidRDefault="0087017F" w:rsidP="0087017F">
      <w:pPr>
        <w:pStyle w:val="BodyText"/>
        <w:rPr>
          <w:ins w:id="428" w:author="Ernest, Morgan" w:date="2025-09-29T16:58:00Z" w16du:dateUtc="2025-09-29T20:58:00Z"/>
        </w:rPr>
      </w:pPr>
      <w:ins w:id="429" w:author="Ernest, Morgan" w:date="2025-09-29T16:49:00Z" w16du:dateUtc="2025-09-29T20:49:00Z">
        <w:r>
          <w:t>For all species, nesting success in 2025 was probably the best since the exceptional 2021 breeding season</w:t>
        </w:r>
      </w:ins>
      <w:ins w:id="430" w:author="Ernest, Morgan" w:date="2025-09-29T16:52:00Z" w16du:dateUtc="2025-09-29T20:52:00Z">
        <w:r>
          <w:t xml:space="preserve"> (Table 8)</w:t>
        </w:r>
      </w:ins>
      <w:ins w:id="431" w:author="Ernest, Morgan" w:date="2025-09-29T16:49:00Z" w16du:dateUtc="2025-09-29T20:49:00Z">
        <w:r>
          <w:t>. This is true even</w:t>
        </w:r>
      </w:ins>
      <w:ins w:id="432" w:author="Ernest, Morgan" w:date="2025-09-30T08:50:00Z" w16du:dateUtc="2025-09-30T12:50:00Z">
        <w:r w:rsidR="00A55DA8">
          <w:t xml:space="preserve"> for</w:t>
        </w:r>
      </w:ins>
      <w:ins w:id="433" w:author="Ernest, Morgan" w:date="2025-09-29T16:49:00Z" w16du:dateUtc="2025-09-29T20:49:00Z">
        <w:r>
          <w:t xml:space="preserve"> </w:t>
        </w:r>
      </w:ins>
      <w:ins w:id="434" w:author="Ernest, Morgan" w:date="2025-09-29T16:50:00Z" w16du:dateUtc="2025-09-29T20:50:00Z">
        <w:r>
          <w:t>species such as ROSP and WHIB that displayed below average nesting effort in 2025</w:t>
        </w:r>
      </w:ins>
      <w:ins w:id="435" w:author="Ernest, Morgan" w:date="2025-09-29T16:51:00Z" w16du:dateUtc="2025-09-29T20:51:00Z">
        <w:r>
          <w:t xml:space="preserve"> (ROSP: 112% nesting success vs. 68% nesting effort; WHIB: 113% nesting success v</w:t>
        </w:r>
      </w:ins>
      <w:ins w:id="436" w:author="Ernest, Morgan" w:date="2025-09-29T16:52:00Z" w16du:dateUtc="2025-09-29T20:52:00Z">
        <w:r>
          <w:t xml:space="preserve">s. 75% nesting effort). </w:t>
        </w:r>
      </w:ins>
      <w:ins w:id="437" w:author="Ernest, Morgan" w:date="2025-09-29T16:48:00Z" w16du:dateUtc="2025-09-29T20:48:00Z">
        <w:r>
          <w:t xml:space="preserve"> </w:t>
        </w:r>
      </w:ins>
      <w:del w:id="438" w:author="Ernest, Morgan" w:date="2025-09-29T13:26:00Z" w16du:dateUtc="2025-09-29T17:26:00Z">
        <w:r w:rsidDel="00437597">
          <w:delText xml:space="preserve">SNEG, while undoubtedly down this year, should also be viewed in context of the SMWH category. It is known that SNEG nests are the most challenging to identify in aerial imagery, largely due to their size and the inability to confidently determine the species of small heron chicks. In 2025, far more nests were identified as SMWH than in previous years. When viewed as a whole, small herons were at 81% of their 10-year average in 2025 (Table 8). Though WHIB nesting effort was below (75%) and overall success was near (112%) their 10-year average, they are up in relation to recent years. WOST nesting effort increased dramatically this year compared to the 10-year average (136%), up from last year’s low of only 32%. </w:delText>
        </w:r>
      </w:del>
      <w:ins w:id="439" w:author="Ernest, Morgan" w:date="2025-09-29T16:52:00Z" w16du:dateUtc="2025-09-29T20:52:00Z">
        <w:r>
          <w:t xml:space="preserve"> </w:t>
        </w:r>
      </w:ins>
      <w:ins w:id="440" w:author="Ernest, Morgan" w:date="2025-09-29T16:53:00Z" w16du:dateUtc="2025-09-29T20:53:00Z">
        <w:r>
          <w:t xml:space="preserve">Because </w:t>
        </w:r>
      </w:ins>
      <w:del w:id="441" w:author="Ernest, Morgan" w:date="2025-09-29T16:53:00Z" w16du:dateUtc="2025-09-29T20:53:00Z">
        <w:r w:rsidDel="0087017F">
          <w:delText>A</w:delText>
        </w:r>
      </w:del>
      <w:del w:id="442" w:author="Ernest, Morgan" w:date="2025-09-29T16:54:00Z" w16du:dateUtc="2025-09-29T20:54:00Z">
        <w:r w:rsidDel="002D7FE3">
          <w:delText xml:space="preserve"> novel method of assessing WOST nest success via UAV imagery was used this year, due to the limitations of ground-based nest checks. However, due to equipment issues, consistent monitoring did not begin until late March. H</w:delText>
        </w:r>
      </w:del>
      <w:ins w:id="443" w:author="Ernest, Morgan" w:date="2025-09-29T16:54:00Z" w16du:dateUtc="2025-09-29T20:54:00Z">
        <w:r w:rsidR="002D7FE3">
          <w:t>h</w:t>
        </w:r>
      </w:ins>
      <w:r>
        <w:t xml:space="preserve">igh levels of WOST nest abandonment occurred </w:t>
      </w:r>
      <w:ins w:id="444" w:author="Ernest, Morgan" w:date="2025-09-29T16:54:00Z" w16du:dateUtc="2025-09-29T20:54:00Z">
        <w:r w:rsidR="002D7FE3">
          <w:t>before we initiated weekly drone flights</w:t>
        </w:r>
      </w:ins>
      <w:ins w:id="445" w:author="Ernest, Morgan" w:date="2025-09-29T16:55:00Z" w16du:dateUtc="2025-09-29T20:55:00Z">
        <w:r w:rsidR="002D7FE3">
          <w:t>, our estimate of 38% nest success is probably high</w:t>
        </w:r>
      </w:ins>
      <w:ins w:id="446" w:author="Ernest, Morgan" w:date="2025-09-29T16:56:00Z" w16du:dateUtc="2025-09-29T20:56:00Z">
        <w:r w:rsidR="002D7FE3">
          <w:t xml:space="preserve"> but still remains below the long-term 10-year average. </w:t>
        </w:r>
      </w:ins>
      <w:del w:id="447" w:author="Ernest, Morgan" w:date="2025-09-29T16:55:00Z" w16du:dateUtc="2025-09-29T20:55:00Z">
        <w:r w:rsidDel="002D7FE3">
          <w:delText xml:space="preserve">mid-season, upwards of 50%, as observed in the disparity between March and April’s aerial observations. As a result, WOST reproductive success is only representative of nests present post-abandonment and not the 2025 breeding season as a whole. While </w:delText>
        </w:r>
      </w:del>
      <w:del w:id="448" w:author="Ernest, Morgan" w:date="2025-09-29T16:56:00Z" w16du:dateUtc="2025-09-29T20:56:00Z">
        <w:r w:rsidDel="002D7FE3">
          <w:delText>nest success remains below average,</w:delText>
        </w:r>
      </w:del>
      <w:ins w:id="449" w:author="Ernest, Morgan" w:date="2025-09-29T16:56:00Z" w16du:dateUtc="2025-09-29T20:56:00Z">
        <w:r w:rsidR="002D7FE3">
          <w:t xml:space="preserve"> </w:t>
        </w:r>
      </w:ins>
      <w:ins w:id="450" w:author="Ernest, Morgan" w:date="2025-09-29T16:57:00Z" w16du:dateUtc="2025-09-29T20:57:00Z">
        <w:r w:rsidR="002D7FE3">
          <w:t xml:space="preserve">Even though nest success </w:t>
        </w:r>
      </w:ins>
      <w:ins w:id="451" w:author="Ernest, Morgan" w:date="2025-09-29T16:58:00Z" w16du:dateUtc="2025-09-29T20:58:00Z">
        <w:r w:rsidR="002D7FE3">
          <w:t xml:space="preserve">was low for WOST in 2025, </w:t>
        </w:r>
      </w:ins>
      <w:del w:id="452" w:author="Ernest, Morgan" w:date="2025-09-29T16:58:00Z" w16du:dateUtc="2025-09-29T20:58:00Z">
        <w:r w:rsidDel="002D7FE3">
          <w:delText xml:space="preserve"> </w:delText>
        </w:r>
      </w:del>
      <w:r>
        <w:t>this is the first time</w:t>
      </w:r>
      <w:ins w:id="453" w:author="Ernest, Morgan" w:date="2025-09-30T08:51:00Z" w16du:dateUtc="2025-09-30T12:51:00Z">
        <w:r w:rsidR="00A55DA8">
          <w:t xml:space="preserve"> since 2021 that </w:t>
        </w:r>
      </w:ins>
      <w:r>
        <w:t xml:space="preserve"> </w:t>
      </w:r>
      <w:del w:id="454" w:author="Ernest, Morgan" w:date="2025-09-30T08:51:00Z" w16du:dateUtc="2025-09-30T12:51:00Z">
        <w:r w:rsidDel="00A55DA8">
          <w:delText xml:space="preserve">in 4 years any WOST nests were </w:delText>
        </w:r>
      </w:del>
      <w:r>
        <w:t>successful</w:t>
      </w:r>
      <w:ins w:id="455" w:author="Ernest, Morgan" w:date="2025-09-30T08:51:00Z" w16du:dateUtc="2025-09-30T12:51:00Z">
        <w:r w:rsidR="00A55DA8">
          <w:t xml:space="preserve"> WOST nests have been documented</w:t>
        </w:r>
      </w:ins>
      <w:r>
        <w:t xml:space="preserve"> in the WCA’s</w:t>
      </w:r>
      <w:ins w:id="456" w:author="Ernest, Morgan" w:date="2025-09-29T16:58:00Z" w16du:dateUtc="2025-09-29T20:58:00Z">
        <w:r w:rsidR="002D7FE3">
          <w:t xml:space="preserve"> (Table 8)</w:t>
        </w:r>
      </w:ins>
      <w:r>
        <w:t xml:space="preserve">. </w:t>
      </w:r>
      <w:ins w:id="457" w:author="Ernest, Morgan" w:date="2025-09-30T08:52:00Z" w16du:dateUtc="2025-09-30T12:52:00Z">
        <w:r w:rsidR="00A55DA8">
          <w:t xml:space="preserve">Though nest effort was above average for WOST in 2023, no nests successfully fledged chicks. </w:t>
        </w:r>
      </w:ins>
      <w:r>
        <w:t xml:space="preserve">WOST continued to nest at the Jetport and Jetport New colonies and were also found nesting at Hidden for the first time, in what was the largest single colony in 2025. However, WOST did not nest at Jetport South this year. This also marks the 5th year in a row that WOST </w:t>
      </w:r>
      <w:proofErr w:type="gramStart"/>
      <w:r>
        <w:t>have</w:t>
      </w:r>
      <w:proofErr w:type="gramEnd"/>
      <w:r>
        <w:t xml:space="preserve"> failed to nest in what was once a long-term colony, Tamiami West, located just south of WCA 3. </w:t>
      </w:r>
    </w:p>
    <w:p w14:paraId="4D8E16D9" w14:textId="5AE30447" w:rsidR="007D34B9" w:rsidRDefault="002D7FE3">
      <w:pPr>
        <w:pStyle w:val="BodyText"/>
        <w:rPr>
          <w:ins w:id="458" w:author="Ernest, Morgan" w:date="2025-09-30T08:53:00Z" w16du:dateUtc="2025-09-30T12:53:00Z"/>
        </w:rPr>
      </w:pPr>
      <w:ins w:id="459" w:author="Ernest, Morgan" w:date="2025-09-29T17:00:00Z" w16du:dateUtc="2025-09-29T21:00:00Z">
        <w:r>
          <w:t xml:space="preserve">Overall, </w:t>
        </w:r>
      </w:ins>
      <w:ins w:id="460" w:author="Ernest, Morgan" w:date="2025-09-29T17:01:00Z" w16du:dateUtc="2025-09-29T21:01:00Z">
        <w:r>
          <w:t xml:space="preserve">average water levels </w:t>
        </w:r>
      </w:ins>
      <w:ins w:id="461" w:author="Ernest, Morgan" w:date="2025-09-30T08:40:00Z" w16du:dateUtc="2025-09-30T12:40:00Z">
        <w:r w:rsidR="00E371B1">
          <w:t>in many regions</w:t>
        </w:r>
      </w:ins>
      <w:ins w:id="462" w:author="Ernest, Morgan" w:date="2025-09-29T17:01:00Z" w16du:dateUtc="2025-09-29T21:01:00Z">
        <w:r>
          <w:t xml:space="preserve"> and low </w:t>
        </w:r>
      </w:ins>
      <w:ins w:id="463" w:author="Ernest, Morgan" w:date="2025-09-29T17:00:00Z" w16du:dateUtc="2025-09-29T21:00:00Z">
        <w:r>
          <w:t>water levels</w:t>
        </w:r>
      </w:ins>
      <w:ins w:id="464" w:author="Ernest, Morgan" w:date="2025-09-29T17:01:00Z" w16du:dateUtc="2025-09-29T21:01:00Z">
        <w:r>
          <w:t xml:space="preserve"> in WCA3</w:t>
        </w:r>
      </w:ins>
      <w:ins w:id="465" w:author="Ernest, Morgan" w:date="2025-09-29T17:00:00Z" w16du:dateUtc="2025-09-29T21:00:00Z">
        <w:r>
          <w:t xml:space="preserve"> due to the intense drawdown </w:t>
        </w:r>
      </w:ins>
      <w:ins w:id="466" w:author="Ernest, Morgan" w:date="2025-09-30T08:52:00Z" w16du:dateUtc="2025-09-30T12:52:00Z">
        <w:r w:rsidR="00A55DA8">
          <w:t>init</w:t>
        </w:r>
      </w:ins>
      <w:ins w:id="467" w:author="Ernest, Morgan" w:date="2025-09-30T08:53:00Z" w16du:dateUtc="2025-09-30T12:53:00Z">
        <w:r w:rsidR="00A55DA8">
          <w:t xml:space="preserve">iated </w:t>
        </w:r>
      </w:ins>
      <w:ins w:id="468" w:author="Ernest, Morgan" w:date="2025-09-29T17:00:00Z" w16du:dateUtc="2025-09-29T21:00:00Z">
        <w:r>
          <w:t>in November 2024 may have limited the number of nests</w:t>
        </w:r>
      </w:ins>
      <w:ins w:id="469" w:author="Ernest, Morgan" w:date="2025-09-29T17:01:00Z" w16du:dateUtc="2025-09-29T21:01:00Z">
        <w:r>
          <w:t xml:space="preserve"> in the WCAs, but the nest</w:t>
        </w:r>
      </w:ins>
      <w:ins w:id="470" w:author="Ernest, Morgan" w:date="2025-09-30T08:41:00Z" w16du:dateUtc="2025-09-30T12:41:00Z">
        <w:r w:rsidR="00E371B1">
          <w:t>s</w:t>
        </w:r>
      </w:ins>
      <w:ins w:id="471" w:author="Ernest, Morgan" w:date="2025-09-29T17:01:00Z" w16du:dateUtc="2025-09-29T21:01:00Z">
        <w:r>
          <w:t xml:space="preserve"> that were started </w:t>
        </w:r>
      </w:ins>
      <w:ins w:id="472" w:author="Ernest, Morgan" w:date="2025-09-30T08:53:00Z" w16du:dateUtc="2025-09-30T12:53:00Z">
        <w:r w:rsidR="00A55DA8">
          <w:t xml:space="preserve">generally </w:t>
        </w:r>
      </w:ins>
      <w:ins w:id="473" w:author="Ernest, Morgan" w:date="2025-09-29T17:01:00Z" w16du:dateUtc="2025-09-29T21:01:00Z">
        <w:r>
          <w:t>expe</w:t>
        </w:r>
      </w:ins>
      <w:ins w:id="474" w:author="Ernest, Morgan" w:date="2025-09-29T17:02:00Z" w16du:dateUtc="2025-09-29T21:02:00Z">
        <w:r>
          <w:t xml:space="preserve">rienced above average nest success. This may be due to high prey availability resulting from an extended period of high water levels </w:t>
        </w:r>
      </w:ins>
      <w:ins w:id="475" w:author="Ernest, Morgan" w:date="2025-09-29T17:03:00Z" w16du:dateUtc="2025-09-29T21:03:00Z">
        <w:r>
          <w:t xml:space="preserve">from </w:t>
        </w:r>
      </w:ins>
      <w:del w:id="476" w:author="Ernest, Morgan" w:date="2025-09-29T17:02:00Z" w16du:dateUtc="2025-09-29T21:02:00Z">
        <w:r w:rsidDel="002D7FE3">
          <w:delText xml:space="preserve">An intense draw down, beginning in November 2024 resulted in water levels far below normal at the start of the breeding season and continued to drop until May. However, </w:delText>
        </w:r>
      </w:del>
      <w:del w:id="477" w:author="Ernest, Morgan" w:date="2025-09-29T17:03:00Z" w16du:dateUtc="2025-09-29T21:03:00Z">
        <w:r w:rsidDel="002D7FE3">
          <w:delText xml:space="preserve">previous water levels were at a 4-year high due to </w:delText>
        </w:r>
      </w:del>
      <w:r>
        <w:t>an abnormally wet dry season the prior year combined with several major</w:t>
      </w:r>
      <w:ins w:id="478" w:author="Ernest, Morgan" w:date="2025-09-30T08:41:00Z" w16du:dateUtc="2025-09-30T12:41:00Z">
        <w:r w:rsidR="00E371B1">
          <w:t xml:space="preserve"> wet </w:t>
        </w:r>
        <w:r w:rsidR="00E371B1">
          <w:lastRenderedPageBreak/>
          <w:t>season</w:t>
        </w:r>
      </w:ins>
      <w:r>
        <w:t xml:space="preserve"> rain events. This likely buffered </w:t>
      </w:r>
      <w:ins w:id="479" w:author="Ernest, Morgan" w:date="2025-09-30T08:41:00Z" w16du:dateUtc="2025-09-30T12:41:00Z">
        <w:r w:rsidR="00E371B1">
          <w:t xml:space="preserve">lower water levels by providing high </w:t>
        </w:r>
      </w:ins>
      <w:r>
        <w:t>prey availability</w:t>
      </w:r>
      <w:ins w:id="480" w:author="Ernest, Morgan" w:date="2025-09-30T08:41:00Z" w16du:dateUtc="2025-09-30T12:41:00Z">
        <w:r w:rsidR="00E371B1">
          <w:t xml:space="preserve"> which al</w:t>
        </w:r>
      </w:ins>
      <w:ins w:id="481" w:author="Ernest, Morgan" w:date="2025-09-30T08:42:00Z" w16du:dateUtc="2025-09-30T12:42:00Z">
        <w:r w:rsidR="00E371B1">
          <w:t>lowed</w:t>
        </w:r>
      </w:ins>
      <w:ins w:id="482" w:author="Ernest, Morgan" w:date="2025-09-29T17:03:00Z" w16du:dateUtc="2025-09-29T21:03:00Z">
        <w:r>
          <w:t xml:space="preserve"> a higher proportion of nests to fledge at least one chick. </w:t>
        </w:r>
      </w:ins>
      <w:del w:id="483" w:author="Ernest, Morgan" w:date="2025-09-29T17:03:00Z" w16du:dateUtc="2025-09-29T21:03:00Z">
        <w:r w:rsidDel="002D7FE3">
          <w:delText xml:space="preserve">, contributing to what was a more productive season than was initially anticipated. </w:delText>
        </w:r>
      </w:del>
      <w:del w:id="484" w:author="Ernest, Morgan" w:date="2025-09-29T17:04:00Z" w16du:dateUtc="2025-09-29T21:04:00Z">
        <w:r w:rsidDel="002D7FE3">
          <w:delText>Low water levels and dry navigational conditions caused the field team to lose access to several colonies mid-season. This significantly impacted the number of nests that could be utilized in calculating overall success at 6th Bridge for some species, but also caused post-fledgling fate to be difficult to gauge at others.</w:delText>
        </w:r>
      </w:del>
    </w:p>
    <w:p w14:paraId="28F28214" w14:textId="6EADFE43" w:rsidR="00A55DA8" w:rsidDel="00A55DA8" w:rsidRDefault="00A55DA8" w:rsidP="00A55DA8">
      <w:pPr>
        <w:pStyle w:val="BodyText"/>
        <w:ind w:firstLine="0"/>
        <w:rPr>
          <w:del w:id="485" w:author="Ernest, Morgan" w:date="2025-09-30T08:53:00Z" w16du:dateUtc="2025-09-30T12:53:00Z"/>
        </w:rPr>
        <w:pPrChange w:id="486" w:author="Ernest, Morgan" w:date="2025-09-30T08:53:00Z" w16du:dateUtc="2025-09-30T12:53:00Z">
          <w:pPr>
            <w:pStyle w:val="FirstParagraph"/>
          </w:pPr>
        </w:pPrChange>
      </w:pPr>
    </w:p>
    <w:p w14:paraId="19AFD464" w14:textId="65573A15" w:rsidR="00AB4E75" w:rsidDel="00A55DA8" w:rsidRDefault="00AB4E75">
      <w:pPr>
        <w:pStyle w:val="TableCaption"/>
        <w:rPr>
          <w:del w:id="487" w:author="Ernest, Morgan" w:date="2025-09-30T08:53:00Z" w16du:dateUtc="2025-09-30T12:53:00Z"/>
        </w:rPr>
      </w:pPr>
      <w:bookmarkStart w:id="488" w:name="tab:effortsummarytable"/>
      <w:bookmarkEnd w:id="488"/>
      <w:del w:id="489" w:author="Ernest, Morgan" w:date="2025-09-30T08:53:00Z" w16du:dateUtc="2025-09-30T12:53:00Z">
        <w:r w:rsidDel="00A55DA8">
          <w:br w:type="page"/>
        </w:r>
      </w:del>
    </w:p>
    <w:p w14:paraId="5F0F6B5B" w14:textId="6FAC2164" w:rsidR="007D34B9" w:rsidRDefault="00000000">
      <w:pPr>
        <w:pStyle w:val="TableCaption"/>
      </w:pPr>
      <w:del w:id="490" w:author="Ernest, Morgan" w:date="2025-09-30T08:53:00Z" w16du:dateUtc="2025-09-30T12:53:00Z">
        <w:r w:rsidDel="00A55DA8">
          <w:delText>Ta</w:delText>
        </w:r>
      </w:del>
      <w:ins w:id="491" w:author="Ernest, Morgan" w:date="2025-09-30T08:53:00Z" w16du:dateUtc="2025-09-30T12:53:00Z">
        <w:r w:rsidR="00A55DA8">
          <w:t>Ta</w:t>
        </w:r>
      </w:ins>
      <w:r>
        <w:t>ble 7: Yearly percentages of nesting pairs of Great Egrets, Roseate Spoonbills, Snowy Egrets, White Ibises, and Wood Storks in the mainland Everglades (WCAs). Percentages are relative to the species' 10-year mean.</w:t>
      </w:r>
    </w:p>
    <w:tbl>
      <w:tblPr>
        <w:tblW w:w="0" w:type="auto"/>
        <w:jc w:val="center"/>
        <w:tblLayout w:type="fixed"/>
        <w:tblLook w:val="0420" w:firstRow="1" w:lastRow="0" w:firstColumn="0" w:lastColumn="0" w:noHBand="0" w:noVBand="1"/>
      </w:tblPr>
      <w:tblGrid>
        <w:gridCol w:w="1080"/>
        <w:gridCol w:w="1080"/>
        <w:gridCol w:w="1080"/>
        <w:gridCol w:w="1080"/>
        <w:gridCol w:w="1080"/>
        <w:gridCol w:w="1080"/>
      </w:tblGrid>
      <w:tr w:rsidR="007D34B9" w14:paraId="446D17D0"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66A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8C5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1D2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ROSP</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FEF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CB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A43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r>
      <w:tr w:rsidR="007D34B9" w14:paraId="6380E14C"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75F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1080" w:type="dxa"/>
            <w:tcBorders>
              <w:top w:val="single" w:sz="12" w:space="0" w:color="666666"/>
              <w:left w:val="none" w:sz="0" w:space="0" w:color="000000"/>
              <w:bottom w:val="none" w:sz="0" w:space="0" w:color="000000"/>
              <w:right w:val="none" w:sz="0" w:space="0" w:color="000000"/>
            </w:tcBorders>
            <w:shd w:val="clear" w:color="auto" w:fill="B0C400"/>
            <w:tcMar>
              <w:top w:w="0" w:type="dxa"/>
              <w:left w:w="0" w:type="dxa"/>
              <w:bottom w:w="0" w:type="dxa"/>
              <w:right w:w="0" w:type="dxa"/>
            </w:tcMar>
            <w:vAlign w:val="center"/>
          </w:tcPr>
          <w:p w14:paraId="6F660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192.10</w:t>
            </w:r>
          </w:p>
        </w:tc>
        <w:tc>
          <w:tcPr>
            <w:tcW w:w="1080" w:type="dxa"/>
            <w:tcBorders>
              <w:top w:val="single" w:sz="12" w:space="0" w:color="666666"/>
              <w:left w:val="none" w:sz="0" w:space="0" w:color="000000"/>
              <w:bottom w:val="none" w:sz="0" w:space="0" w:color="000000"/>
              <w:right w:val="none" w:sz="0" w:space="0" w:color="000000"/>
            </w:tcBorders>
            <w:shd w:val="clear" w:color="auto" w:fill="A5CE00"/>
            <w:tcMar>
              <w:top w:w="0" w:type="dxa"/>
              <w:left w:w="0" w:type="dxa"/>
              <w:bottom w:w="0" w:type="dxa"/>
              <w:right w:w="0" w:type="dxa"/>
            </w:tcMar>
            <w:vAlign w:val="center"/>
          </w:tcPr>
          <w:p w14:paraId="37676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208.94</w:t>
            </w:r>
          </w:p>
        </w:tc>
        <w:tc>
          <w:tcPr>
            <w:tcW w:w="1080" w:type="dxa"/>
            <w:tcBorders>
              <w:top w:val="single" w:sz="12" w:space="0" w:color="666666"/>
              <w:left w:val="none" w:sz="0" w:space="0" w:color="000000"/>
              <w:bottom w:val="none" w:sz="0" w:space="0" w:color="000000"/>
              <w:right w:val="none" w:sz="0" w:space="0" w:color="000000"/>
            </w:tcBorders>
            <w:shd w:val="clear" w:color="auto" w:fill="C0B500"/>
            <w:tcMar>
              <w:top w:w="0" w:type="dxa"/>
              <w:left w:w="0" w:type="dxa"/>
              <w:bottom w:w="0" w:type="dxa"/>
              <w:right w:w="0" w:type="dxa"/>
            </w:tcMar>
            <w:vAlign w:val="center"/>
          </w:tcPr>
          <w:p w14:paraId="146164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165.94</w:t>
            </w:r>
          </w:p>
        </w:tc>
        <w:tc>
          <w:tcPr>
            <w:tcW w:w="1080" w:type="dxa"/>
            <w:tcBorders>
              <w:top w:val="single" w:sz="12" w:space="0" w:color="666666"/>
              <w:left w:val="none" w:sz="0" w:space="0" w:color="000000"/>
              <w:bottom w:val="none" w:sz="0" w:space="0" w:color="000000"/>
              <w:right w:val="none" w:sz="0" w:space="0" w:color="000000"/>
            </w:tcBorders>
            <w:shd w:val="clear" w:color="auto" w:fill="88E000"/>
            <w:tcMar>
              <w:top w:w="0" w:type="dxa"/>
              <w:left w:w="0" w:type="dxa"/>
              <w:bottom w:w="0" w:type="dxa"/>
              <w:right w:w="0" w:type="dxa"/>
            </w:tcMar>
            <w:vAlign w:val="center"/>
          </w:tcPr>
          <w:p w14:paraId="774D90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241.55</w:t>
            </w:r>
          </w:p>
        </w:tc>
        <w:tc>
          <w:tcPr>
            <w:tcW w:w="1080" w:type="dxa"/>
            <w:tcBorders>
              <w:top w:val="single" w:sz="12" w:space="0" w:color="666666"/>
              <w:left w:val="none" w:sz="0" w:space="0" w:color="000000"/>
              <w:bottom w:val="none" w:sz="0" w:space="0" w:color="000000"/>
              <w:right w:val="none" w:sz="0" w:space="0" w:color="000000"/>
            </w:tcBorders>
            <w:shd w:val="clear" w:color="auto" w:fill="9AD600"/>
            <w:tcMar>
              <w:top w:w="0" w:type="dxa"/>
              <w:left w:w="0" w:type="dxa"/>
              <w:bottom w:w="0" w:type="dxa"/>
              <w:right w:w="0" w:type="dxa"/>
            </w:tcMar>
            <w:vAlign w:val="center"/>
          </w:tcPr>
          <w:p w14:paraId="75A20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222.80</w:t>
            </w:r>
          </w:p>
        </w:tc>
      </w:tr>
      <w:tr w:rsidR="007D34B9" w14:paraId="799201D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004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1080" w:type="dxa"/>
            <w:tcBorders>
              <w:top w:val="none" w:sz="0" w:space="0" w:color="000000"/>
              <w:left w:val="none" w:sz="0" w:space="0" w:color="000000"/>
              <w:bottom w:val="none" w:sz="0" w:space="0" w:color="000000"/>
              <w:right w:val="none" w:sz="0" w:space="0" w:color="000000"/>
            </w:tcBorders>
            <w:shd w:val="clear" w:color="auto" w:fill="D89500"/>
            <w:tcMar>
              <w:top w:w="0" w:type="dxa"/>
              <w:left w:w="0" w:type="dxa"/>
              <w:bottom w:w="0" w:type="dxa"/>
              <w:right w:w="0" w:type="dxa"/>
            </w:tcMar>
            <w:vAlign w:val="center"/>
          </w:tcPr>
          <w:p w14:paraId="32C34E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116.22</w:t>
            </w:r>
          </w:p>
        </w:tc>
        <w:tc>
          <w:tcPr>
            <w:tcW w:w="1080" w:type="dxa"/>
            <w:tcBorders>
              <w:top w:val="none" w:sz="0" w:space="0" w:color="000000"/>
              <w:left w:val="none" w:sz="0" w:space="0" w:color="000000"/>
              <w:bottom w:val="none" w:sz="0" w:space="0" w:color="000000"/>
              <w:right w:val="none" w:sz="0" w:space="0" w:color="000000"/>
            </w:tcBorders>
            <w:shd w:val="clear" w:color="auto" w:fill="D69800"/>
            <w:tcMar>
              <w:top w:w="0" w:type="dxa"/>
              <w:left w:w="0" w:type="dxa"/>
              <w:bottom w:w="0" w:type="dxa"/>
              <w:right w:w="0" w:type="dxa"/>
            </w:tcMar>
            <w:vAlign w:val="center"/>
          </w:tcPr>
          <w:p w14:paraId="09A2B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120.87</w:t>
            </w:r>
          </w:p>
        </w:tc>
        <w:tc>
          <w:tcPr>
            <w:tcW w:w="1080" w:type="dxa"/>
            <w:tcBorders>
              <w:top w:val="none" w:sz="0" w:space="0" w:color="000000"/>
              <w:left w:val="none" w:sz="0" w:space="0" w:color="000000"/>
              <w:bottom w:val="none" w:sz="0" w:space="0" w:color="000000"/>
              <w:right w:val="none" w:sz="0" w:space="0" w:color="000000"/>
            </w:tcBorders>
            <w:shd w:val="clear" w:color="auto" w:fill="CFA300"/>
            <w:tcMar>
              <w:top w:w="0" w:type="dxa"/>
              <w:left w:w="0" w:type="dxa"/>
              <w:bottom w:w="0" w:type="dxa"/>
              <w:right w:w="0" w:type="dxa"/>
            </w:tcMar>
            <w:vAlign w:val="center"/>
          </w:tcPr>
          <w:p w14:paraId="41895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137.16</w:t>
            </w:r>
          </w:p>
        </w:tc>
        <w:tc>
          <w:tcPr>
            <w:tcW w:w="1080" w:type="dxa"/>
            <w:tcBorders>
              <w:top w:val="none" w:sz="0" w:space="0" w:color="000000"/>
              <w:left w:val="none" w:sz="0" w:space="0" w:color="000000"/>
              <w:bottom w:val="none" w:sz="0" w:space="0" w:color="000000"/>
              <w:right w:val="none" w:sz="0" w:space="0" w:color="000000"/>
            </w:tcBorders>
            <w:shd w:val="clear" w:color="auto" w:fill="D99400"/>
            <w:tcMar>
              <w:top w:w="0" w:type="dxa"/>
              <w:left w:w="0" w:type="dxa"/>
              <w:bottom w:w="0" w:type="dxa"/>
              <w:right w:w="0" w:type="dxa"/>
            </w:tcMar>
            <w:vAlign w:val="center"/>
          </w:tcPr>
          <w:p w14:paraId="4C3318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114.41</w:t>
            </w:r>
          </w:p>
        </w:tc>
        <w:tc>
          <w:tcPr>
            <w:tcW w:w="1080" w:type="dxa"/>
            <w:tcBorders>
              <w:top w:val="none" w:sz="0" w:space="0" w:color="000000"/>
              <w:left w:val="none" w:sz="0" w:space="0" w:color="000000"/>
              <w:bottom w:val="none" w:sz="0" w:space="0" w:color="000000"/>
              <w:right w:val="none" w:sz="0" w:space="0" w:color="000000"/>
            </w:tcBorders>
            <w:shd w:val="clear" w:color="auto" w:fill="F06300"/>
            <w:tcMar>
              <w:top w:w="0" w:type="dxa"/>
              <w:left w:w="0" w:type="dxa"/>
              <w:bottom w:w="0" w:type="dxa"/>
              <w:right w:w="0" w:type="dxa"/>
            </w:tcMar>
            <w:vAlign w:val="center"/>
          </w:tcPr>
          <w:p w14:paraId="5F37C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52.99</w:t>
            </w:r>
          </w:p>
        </w:tc>
      </w:tr>
      <w:tr w:rsidR="007D34B9" w14:paraId="6DE2058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E5F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1080" w:type="dxa"/>
            <w:tcBorders>
              <w:top w:val="none" w:sz="0" w:space="0" w:color="000000"/>
              <w:left w:val="none" w:sz="0" w:space="0" w:color="000000"/>
              <w:bottom w:val="none" w:sz="0" w:space="0" w:color="000000"/>
              <w:right w:val="none" w:sz="0" w:space="0" w:color="000000"/>
            </w:tcBorders>
            <w:shd w:val="clear" w:color="auto" w:fill="E38200"/>
            <w:tcMar>
              <w:top w:w="0" w:type="dxa"/>
              <w:left w:w="0" w:type="dxa"/>
              <w:bottom w:w="0" w:type="dxa"/>
              <w:right w:w="0" w:type="dxa"/>
            </w:tcMar>
            <w:vAlign w:val="center"/>
          </w:tcPr>
          <w:p w14:paraId="4C89C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89.25</w:t>
            </w:r>
          </w:p>
        </w:tc>
        <w:tc>
          <w:tcPr>
            <w:tcW w:w="1080" w:type="dxa"/>
            <w:tcBorders>
              <w:top w:val="none" w:sz="0" w:space="0" w:color="000000"/>
              <w:left w:val="none" w:sz="0" w:space="0" w:color="000000"/>
              <w:bottom w:val="none" w:sz="0" w:space="0" w:color="000000"/>
              <w:right w:val="none" w:sz="0" w:space="0" w:color="000000"/>
            </w:tcBorders>
            <w:shd w:val="clear" w:color="auto" w:fill="E18600"/>
            <w:tcMar>
              <w:top w:w="0" w:type="dxa"/>
              <w:left w:w="0" w:type="dxa"/>
              <w:bottom w:w="0" w:type="dxa"/>
              <w:right w:w="0" w:type="dxa"/>
            </w:tcMar>
            <w:vAlign w:val="center"/>
          </w:tcPr>
          <w:p w14:paraId="5D6655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95.04</w:t>
            </w:r>
          </w:p>
        </w:tc>
        <w:tc>
          <w:tcPr>
            <w:tcW w:w="1080" w:type="dxa"/>
            <w:tcBorders>
              <w:top w:val="none" w:sz="0" w:space="0" w:color="000000"/>
              <w:left w:val="none" w:sz="0" w:space="0" w:color="000000"/>
              <w:bottom w:val="none" w:sz="0" w:space="0" w:color="000000"/>
              <w:right w:val="none" w:sz="0" w:space="0" w:color="000000"/>
            </w:tcBorders>
            <w:shd w:val="clear" w:color="auto" w:fill="CAA900"/>
            <w:tcMar>
              <w:top w:w="0" w:type="dxa"/>
              <w:left w:w="0" w:type="dxa"/>
              <w:bottom w:w="0" w:type="dxa"/>
              <w:right w:w="0" w:type="dxa"/>
            </w:tcMar>
            <w:vAlign w:val="center"/>
          </w:tcPr>
          <w:p w14:paraId="39F0F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146.99</w:t>
            </w:r>
          </w:p>
        </w:tc>
        <w:tc>
          <w:tcPr>
            <w:tcW w:w="1080" w:type="dxa"/>
            <w:tcBorders>
              <w:top w:val="none" w:sz="0" w:space="0" w:color="000000"/>
              <w:left w:val="none" w:sz="0" w:space="0" w:color="000000"/>
              <w:bottom w:val="none" w:sz="0" w:space="0" w:color="000000"/>
              <w:right w:val="none" w:sz="0" w:space="0" w:color="000000"/>
            </w:tcBorders>
            <w:shd w:val="clear" w:color="auto" w:fill="EB7000"/>
            <w:tcMar>
              <w:top w:w="0" w:type="dxa"/>
              <w:left w:w="0" w:type="dxa"/>
              <w:bottom w:w="0" w:type="dxa"/>
              <w:right w:w="0" w:type="dxa"/>
            </w:tcMar>
            <w:vAlign w:val="center"/>
          </w:tcPr>
          <w:p w14:paraId="6B74B6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67.63</w:t>
            </w:r>
          </w:p>
        </w:tc>
        <w:tc>
          <w:tcPr>
            <w:tcW w:w="1080" w:type="dxa"/>
            <w:tcBorders>
              <w:top w:val="none" w:sz="0" w:space="0" w:color="000000"/>
              <w:left w:val="none" w:sz="0" w:space="0" w:color="000000"/>
              <w:bottom w:val="none" w:sz="0" w:space="0" w:color="000000"/>
              <w:right w:val="none" w:sz="0" w:space="0" w:color="000000"/>
            </w:tcBorders>
            <w:shd w:val="clear" w:color="auto" w:fill="D49B00"/>
            <w:tcMar>
              <w:top w:w="0" w:type="dxa"/>
              <w:left w:w="0" w:type="dxa"/>
              <w:bottom w:w="0" w:type="dxa"/>
              <w:right w:w="0" w:type="dxa"/>
            </w:tcMar>
            <w:vAlign w:val="center"/>
          </w:tcPr>
          <w:p w14:paraId="77936D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125.81</w:t>
            </w:r>
          </w:p>
        </w:tc>
      </w:tr>
      <w:tr w:rsidR="007D34B9" w14:paraId="34B4A12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A8A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1080" w:type="dxa"/>
            <w:tcBorders>
              <w:top w:val="none" w:sz="0" w:space="0" w:color="000000"/>
              <w:left w:val="none" w:sz="0" w:space="0" w:color="000000"/>
              <w:bottom w:val="none" w:sz="0" w:space="0" w:color="000000"/>
              <w:right w:val="none" w:sz="0" w:space="0" w:color="000000"/>
            </w:tcBorders>
            <w:shd w:val="clear" w:color="auto" w:fill="DA9200"/>
            <w:tcMar>
              <w:top w:w="0" w:type="dxa"/>
              <w:left w:w="0" w:type="dxa"/>
              <w:bottom w:w="0" w:type="dxa"/>
              <w:right w:w="0" w:type="dxa"/>
            </w:tcMar>
            <w:vAlign w:val="center"/>
          </w:tcPr>
          <w:p w14:paraId="30937F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111.87</w:t>
            </w:r>
          </w:p>
        </w:tc>
        <w:tc>
          <w:tcPr>
            <w:tcW w:w="1080" w:type="dxa"/>
            <w:tcBorders>
              <w:top w:val="none" w:sz="0" w:space="0" w:color="000000"/>
              <w:left w:val="none" w:sz="0" w:space="0" w:color="000000"/>
              <w:bottom w:val="none" w:sz="0" w:space="0" w:color="000000"/>
              <w:right w:val="none" w:sz="0" w:space="0" w:color="000000"/>
            </w:tcBorders>
            <w:shd w:val="clear" w:color="auto" w:fill="E97400"/>
            <w:tcMar>
              <w:top w:w="0" w:type="dxa"/>
              <w:left w:w="0" w:type="dxa"/>
              <w:bottom w:w="0" w:type="dxa"/>
              <w:right w:w="0" w:type="dxa"/>
            </w:tcMar>
            <w:vAlign w:val="center"/>
          </w:tcPr>
          <w:p w14:paraId="25817B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72.06</w:t>
            </w:r>
          </w:p>
        </w:tc>
        <w:tc>
          <w:tcPr>
            <w:tcW w:w="1080" w:type="dxa"/>
            <w:tcBorders>
              <w:top w:val="none" w:sz="0" w:space="0" w:color="000000"/>
              <w:left w:val="none" w:sz="0" w:space="0" w:color="000000"/>
              <w:bottom w:val="none" w:sz="0" w:space="0" w:color="000000"/>
              <w:right w:val="none" w:sz="0" w:space="0" w:color="000000"/>
            </w:tcBorders>
            <w:shd w:val="clear" w:color="auto" w:fill="C8AC00"/>
            <w:tcMar>
              <w:top w:w="0" w:type="dxa"/>
              <w:left w:w="0" w:type="dxa"/>
              <w:bottom w:w="0" w:type="dxa"/>
              <w:right w:w="0" w:type="dxa"/>
            </w:tcMar>
            <w:vAlign w:val="center"/>
          </w:tcPr>
          <w:p w14:paraId="73593A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151.09</w:t>
            </w:r>
          </w:p>
        </w:tc>
        <w:tc>
          <w:tcPr>
            <w:tcW w:w="1080" w:type="dxa"/>
            <w:tcBorders>
              <w:top w:val="none" w:sz="0" w:space="0" w:color="000000"/>
              <w:left w:val="none" w:sz="0" w:space="0" w:color="000000"/>
              <w:bottom w:val="none" w:sz="0" w:space="0" w:color="000000"/>
              <w:right w:val="none" w:sz="0" w:space="0" w:color="000000"/>
            </w:tcBorders>
            <w:shd w:val="clear" w:color="auto" w:fill="ED6A00"/>
            <w:tcMar>
              <w:top w:w="0" w:type="dxa"/>
              <w:left w:w="0" w:type="dxa"/>
              <w:bottom w:w="0" w:type="dxa"/>
              <w:right w:w="0" w:type="dxa"/>
            </w:tcMar>
            <w:vAlign w:val="center"/>
          </w:tcPr>
          <w:p w14:paraId="412E7E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59.92</w:t>
            </w:r>
          </w:p>
        </w:tc>
        <w:tc>
          <w:tcPr>
            <w:tcW w:w="1080" w:type="dxa"/>
            <w:tcBorders>
              <w:top w:val="none" w:sz="0" w:space="0" w:color="000000"/>
              <w:left w:val="none" w:sz="0" w:space="0" w:color="000000"/>
              <w:bottom w:val="none" w:sz="0" w:space="0" w:color="000000"/>
              <w:right w:val="none" w:sz="0" w:space="0" w:color="000000"/>
            </w:tcBorders>
            <w:shd w:val="clear" w:color="auto" w:fill="F64D00"/>
            <w:tcMar>
              <w:top w:w="0" w:type="dxa"/>
              <w:left w:w="0" w:type="dxa"/>
              <w:bottom w:w="0" w:type="dxa"/>
              <w:right w:w="0" w:type="dxa"/>
            </w:tcMar>
            <w:vAlign w:val="center"/>
          </w:tcPr>
          <w:p w14:paraId="2FC1B1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32.39</w:t>
            </w:r>
          </w:p>
        </w:tc>
      </w:tr>
      <w:tr w:rsidR="007D34B9" w14:paraId="2CAAE49A"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7BD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1080" w:type="dxa"/>
            <w:tcBorders>
              <w:top w:val="none" w:sz="0" w:space="0" w:color="000000"/>
              <w:left w:val="none" w:sz="0" w:space="0" w:color="000000"/>
              <w:bottom w:val="single" w:sz="12" w:space="0" w:color="666666"/>
              <w:right w:val="none" w:sz="0" w:space="0" w:color="000000"/>
            </w:tcBorders>
            <w:shd w:val="clear" w:color="auto" w:fill="CCA700"/>
            <w:tcMar>
              <w:top w:w="0" w:type="dxa"/>
              <w:left w:w="0" w:type="dxa"/>
              <w:bottom w:w="0" w:type="dxa"/>
              <w:right w:w="0" w:type="dxa"/>
            </w:tcMar>
            <w:vAlign w:val="center"/>
          </w:tcPr>
          <w:p w14:paraId="2842F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143.60</w:t>
            </w:r>
          </w:p>
        </w:tc>
        <w:tc>
          <w:tcPr>
            <w:tcW w:w="1080" w:type="dxa"/>
            <w:tcBorders>
              <w:top w:val="none" w:sz="0" w:space="0" w:color="000000"/>
              <w:left w:val="none" w:sz="0" w:space="0" w:color="000000"/>
              <w:bottom w:val="single" w:sz="12" w:space="0" w:color="666666"/>
              <w:right w:val="none" w:sz="0" w:space="0" w:color="000000"/>
            </w:tcBorders>
            <w:shd w:val="clear" w:color="auto" w:fill="EB7100"/>
            <w:tcMar>
              <w:top w:w="0" w:type="dxa"/>
              <w:left w:w="0" w:type="dxa"/>
              <w:bottom w:w="0" w:type="dxa"/>
              <w:right w:w="0" w:type="dxa"/>
            </w:tcMar>
            <w:vAlign w:val="center"/>
          </w:tcPr>
          <w:p w14:paraId="2CC803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67.92</w:t>
            </w:r>
          </w:p>
        </w:tc>
        <w:tc>
          <w:tcPr>
            <w:tcW w:w="1080" w:type="dxa"/>
            <w:tcBorders>
              <w:top w:val="none" w:sz="0" w:space="0" w:color="000000"/>
              <w:left w:val="none" w:sz="0" w:space="0" w:color="000000"/>
              <w:bottom w:val="single" w:sz="12" w:space="0" w:color="666666"/>
              <w:right w:val="none" w:sz="0" w:space="0" w:color="000000"/>
            </w:tcBorders>
            <w:shd w:val="clear" w:color="auto" w:fill="FB3500"/>
            <w:tcMar>
              <w:top w:w="0" w:type="dxa"/>
              <w:left w:w="0" w:type="dxa"/>
              <w:bottom w:w="0" w:type="dxa"/>
              <w:right w:w="0" w:type="dxa"/>
            </w:tcMar>
            <w:vAlign w:val="center"/>
          </w:tcPr>
          <w:p w14:paraId="104B57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15.72</w:t>
            </w:r>
          </w:p>
        </w:tc>
        <w:tc>
          <w:tcPr>
            <w:tcW w:w="1080" w:type="dxa"/>
            <w:tcBorders>
              <w:top w:val="none" w:sz="0" w:space="0" w:color="000000"/>
              <w:left w:val="none" w:sz="0" w:space="0" w:color="000000"/>
              <w:bottom w:val="single" w:sz="12" w:space="0" w:color="666666"/>
              <w:right w:val="none" w:sz="0" w:space="0" w:color="000000"/>
            </w:tcBorders>
            <w:shd w:val="clear" w:color="auto" w:fill="E87700"/>
            <w:tcMar>
              <w:top w:w="0" w:type="dxa"/>
              <w:left w:w="0" w:type="dxa"/>
              <w:bottom w:w="0" w:type="dxa"/>
              <w:right w:w="0" w:type="dxa"/>
            </w:tcMar>
            <w:vAlign w:val="center"/>
          </w:tcPr>
          <w:p w14:paraId="35683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75.07</w:t>
            </w:r>
          </w:p>
        </w:tc>
        <w:tc>
          <w:tcPr>
            <w:tcW w:w="1080" w:type="dxa"/>
            <w:tcBorders>
              <w:top w:val="none" w:sz="0" w:space="0" w:color="000000"/>
              <w:left w:val="none" w:sz="0" w:space="0" w:color="000000"/>
              <w:bottom w:val="single" w:sz="12" w:space="0" w:color="666666"/>
              <w:right w:val="none" w:sz="0" w:space="0" w:color="000000"/>
            </w:tcBorders>
            <w:shd w:val="clear" w:color="auto" w:fill="CFA200"/>
            <w:tcMar>
              <w:top w:w="0" w:type="dxa"/>
              <w:left w:w="0" w:type="dxa"/>
              <w:bottom w:w="0" w:type="dxa"/>
              <w:right w:w="0" w:type="dxa"/>
            </w:tcMar>
            <w:vAlign w:val="center"/>
          </w:tcPr>
          <w:p w14:paraId="7B5FFE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135.73</w:t>
            </w:r>
          </w:p>
        </w:tc>
      </w:tr>
      <w:tr w:rsidR="007D34B9" w14:paraId="233DA0D5" w14:textId="77777777">
        <w:trPr>
          <w:jc w:val="center"/>
        </w:trPr>
        <w:tc>
          <w:tcPr>
            <w:tcW w:w="648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310B6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 xml:space="preserve">Greener-shaded years are </w:t>
            </w:r>
            <w:proofErr w:type="gramStart"/>
            <w:r>
              <w:rPr>
                <w:rFonts w:ascii="Arial" w:eastAsia="Helvetica" w:hAnsi="Helvetica" w:cs="Helvetica"/>
                <w:color w:val="000000"/>
                <w:sz w:val="22"/>
                <w:szCs w:val="22"/>
              </w:rPr>
              <w:t>above-average</w:t>
            </w:r>
            <w:proofErr w:type="gramEnd"/>
            <w:r>
              <w:rPr>
                <w:rFonts w:ascii="Arial" w:eastAsia="Helvetica" w:hAnsi="Helvetica" w:cs="Helvetica"/>
                <w:color w:val="000000"/>
                <w:sz w:val="22"/>
                <w:szCs w:val="22"/>
              </w:rPr>
              <w:t xml:space="preserve"> for the species, redder-shaded values are below average.</w:t>
            </w:r>
          </w:p>
        </w:tc>
      </w:tr>
    </w:tbl>
    <w:p w14:paraId="0E4FE0E0" w14:textId="77777777" w:rsidR="007D34B9" w:rsidRDefault="00000000">
      <w:pPr>
        <w:pStyle w:val="TableCaption"/>
      </w:pPr>
      <w:bookmarkStart w:id="492" w:name="tab:successsummarytable"/>
      <w:bookmarkEnd w:id="492"/>
      <w:r>
        <w:t>Table 8: Yearly percentages of nest success for Great Egrets, Roseate Spoonbills, White Ibises, and Wood Storks in the mainland Everglades (WCAs). Percentages are relative to the species' 10-year mean.</w:t>
      </w:r>
    </w:p>
    <w:tbl>
      <w:tblPr>
        <w:tblW w:w="0" w:type="auto"/>
        <w:jc w:val="center"/>
        <w:tblLayout w:type="fixed"/>
        <w:tblLook w:val="0420" w:firstRow="1" w:lastRow="0" w:firstColumn="0" w:lastColumn="0" w:noHBand="0" w:noVBand="1"/>
      </w:tblPr>
      <w:tblGrid>
        <w:gridCol w:w="1080"/>
        <w:gridCol w:w="1080"/>
        <w:gridCol w:w="1080"/>
        <w:gridCol w:w="1080"/>
        <w:gridCol w:w="1080"/>
      </w:tblGrid>
      <w:tr w:rsidR="007D34B9" w14:paraId="4F4261C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2A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DE0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E49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ROSP</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572E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D21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r>
      <w:tr w:rsidR="007D34B9" w14:paraId="1C356ECA"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15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1080" w:type="dxa"/>
            <w:tcBorders>
              <w:top w:val="single" w:sz="12" w:space="0" w:color="666666"/>
              <w:left w:val="none" w:sz="0" w:space="0" w:color="000000"/>
              <w:bottom w:val="none" w:sz="0" w:space="0" w:color="000000"/>
              <w:right w:val="none" w:sz="0" w:space="0" w:color="000000"/>
            </w:tcBorders>
            <w:shd w:val="clear" w:color="auto" w:fill="DC8E00"/>
            <w:tcMar>
              <w:top w:w="0" w:type="dxa"/>
              <w:left w:w="0" w:type="dxa"/>
              <w:bottom w:w="0" w:type="dxa"/>
              <w:right w:w="0" w:type="dxa"/>
            </w:tcMar>
            <w:vAlign w:val="center"/>
          </w:tcPr>
          <w:p w14:paraId="4B1D1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106.25</w:t>
            </w:r>
          </w:p>
        </w:tc>
        <w:tc>
          <w:tcPr>
            <w:tcW w:w="1080" w:type="dxa"/>
            <w:tcBorders>
              <w:top w:val="single" w:sz="12" w:space="0" w:color="666666"/>
              <w:left w:val="none" w:sz="0" w:space="0" w:color="000000"/>
              <w:bottom w:val="none" w:sz="0" w:space="0" w:color="000000"/>
              <w:right w:val="none" w:sz="0" w:space="0" w:color="000000"/>
            </w:tcBorders>
            <w:shd w:val="clear" w:color="auto" w:fill="C8AB00"/>
            <w:tcMar>
              <w:top w:w="0" w:type="dxa"/>
              <w:left w:w="0" w:type="dxa"/>
              <w:bottom w:w="0" w:type="dxa"/>
              <w:right w:w="0" w:type="dxa"/>
            </w:tcMar>
            <w:vAlign w:val="center"/>
          </w:tcPr>
          <w:p w14:paraId="36D62D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150.79</w:t>
            </w:r>
          </w:p>
        </w:tc>
        <w:tc>
          <w:tcPr>
            <w:tcW w:w="1080" w:type="dxa"/>
            <w:tcBorders>
              <w:top w:val="single" w:sz="12" w:space="0" w:color="666666"/>
              <w:left w:val="none" w:sz="0" w:space="0" w:color="000000"/>
              <w:bottom w:val="none" w:sz="0" w:space="0" w:color="000000"/>
              <w:right w:val="none" w:sz="0" w:space="0" w:color="000000"/>
            </w:tcBorders>
            <w:shd w:val="clear" w:color="auto" w:fill="B3C200"/>
            <w:tcMar>
              <w:top w:w="0" w:type="dxa"/>
              <w:left w:w="0" w:type="dxa"/>
              <w:bottom w:w="0" w:type="dxa"/>
              <w:right w:w="0" w:type="dxa"/>
            </w:tcMar>
            <w:vAlign w:val="center"/>
          </w:tcPr>
          <w:p w14:paraId="519A4C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188.04</w:t>
            </w:r>
          </w:p>
        </w:tc>
        <w:tc>
          <w:tcPr>
            <w:tcW w:w="1080" w:type="dxa"/>
            <w:tcBorders>
              <w:top w:val="single" w:sz="12" w:space="0" w:color="666666"/>
              <w:left w:val="none" w:sz="0" w:space="0" w:color="000000"/>
              <w:bottom w:val="none" w:sz="0" w:space="0" w:color="000000"/>
              <w:right w:val="none" w:sz="0" w:space="0" w:color="000000"/>
            </w:tcBorders>
            <w:shd w:val="clear" w:color="auto" w:fill="CFA300"/>
            <w:tcMar>
              <w:top w:w="0" w:type="dxa"/>
              <w:left w:w="0" w:type="dxa"/>
              <w:bottom w:w="0" w:type="dxa"/>
              <w:right w:w="0" w:type="dxa"/>
            </w:tcMar>
            <w:vAlign w:val="center"/>
          </w:tcPr>
          <w:p w14:paraId="2773B0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136.56</w:t>
            </w:r>
          </w:p>
        </w:tc>
      </w:tr>
      <w:tr w:rsidR="007D34B9" w14:paraId="3EF451F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F8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1080" w:type="dxa"/>
            <w:tcBorders>
              <w:top w:val="none" w:sz="0" w:space="0" w:color="000000"/>
              <w:left w:val="none" w:sz="0" w:space="0" w:color="000000"/>
              <w:bottom w:val="none" w:sz="0" w:space="0" w:color="000000"/>
              <w:right w:val="none" w:sz="0" w:space="0" w:color="000000"/>
            </w:tcBorders>
            <w:shd w:val="clear" w:color="auto" w:fill="ED6A00"/>
            <w:tcMar>
              <w:top w:w="0" w:type="dxa"/>
              <w:left w:w="0" w:type="dxa"/>
              <w:bottom w:w="0" w:type="dxa"/>
              <w:right w:w="0" w:type="dxa"/>
            </w:tcMar>
            <w:vAlign w:val="center"/>
          </w:tcPr>
          <w:p w14:paraId="062A8F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60.72</w:t>
            </w:r>
          </w:p>
        </w:tc>
        <w:tc>
          <w:tcPr>
            <w:tcW w:w="1080" w:type="dxa"/>
            <w:tcBorders>
              <w:top w:val="none" w:sz="0" w:space="0" w:color="000000"/>
              <w:left w:val="none" w:sz="0" w:space="0" w:color="000000"/>
              <w:bottom w:val="none" w:sz="0" w:space="0" w:color="000000"/>
              <w:right w:val="none" w:sz="0" w:space="0" w:color="000000"/>
            </w:tcBorders>
            <w:shd w:val="clear" w:color="auto" w:fill="DC8F00"/>
            <w:tcMar>
              <w:top w:w="0" w:type="dxa"/>
              <w:left w:w="0" w:type="dxa"/>
              <w:bottom w:w="0" w:type="dxa"/>
              <w:right w:w="0" w:type="dxa"/>
            </w:tcMar>
            <w:vAlign w:val="center"/>
          </w:tcPr>
          <w:p w14:paraId="29CD37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107.71</w:t>
            </w:r>
          </w:p>
        </w:tc>
        <w:tc>
          <w:tcPr>
            <w:tcW w:w="1080"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40E7EF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c>
          <w:tcPr>
            <w:tcW w:w="1080"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1CD1FD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r>
      <w:tr w:rsidR="007D34B9" w14:paraId="55F4E1C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9E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1080" w:type="dxa"/>
            <w:tcBorders>
              <w:top w:val="none" w:sz="0" w:space="0" w:color="000000"/>
              <w:left w:val="none" w:sz="0" w:space="0" w:color="000000"/>
              <w:bottom w:val="none" w:sz="0" w:space="0" w:color="000000"/>
              <w:right w:val="none" w:sz="0" w:space="0" w:color="000000"/>
            </w:tcBorders>
            <w:shd w:val="clear" w:color="auto" w:fill="ED6A00"/>
            <w:tcMar>
              <w:top w:w="0" w:type="dxa"/>
              <w:left w:w="0" w:type="dxa"/>
              <w:bottom w:w="0" w:type="dxa"/>
              <w:right w:w="0" w:type="dxa"/>
            </w:tcMar>
            <w:vAlign w:val="center"/>
          </w:tcPr>
          <w:p w14:paraId="38541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60.00</w:t>
            </w:r>
          </w:p>
        </w:tc>
        <w:tc>
          <w:tcPr>
            <w:tcW w:w="1080" w:type="dxa"/>
            <w:tcBorders>
              <w:top w:val="none" w:sz="0" w:space="0" w:color="000000"/>
              <w:left w:val="none" w:sz="0" w:space="0" w:color="000000"/>
              <w:bottom w:val="none" w:sz="0" w:space="0" w:color="000000"/>
              <w:right w:val="none" w:sz="0" w:space="0" w:color="000000"/>
            </w:tcBorders>
            <w:shd w:val="clear" w:color="auto" w:fill="E38200"/>
            <w:tcMar>
              <w:top w:w="0" w:type="dxa"/>
              <w:left w:w="0" w:type="dxa"/>
              <w:bottom w:w="0" w:type="dxa"/>
              <w:right w:w="0" w:type="dxa"/>
            </w:tcMar>
            <w:vAlign w:val="center"/>
          </w:tcPr>
          <w:p w14:paraId="0D49D1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89.36</w:t>
            </w:r>
          </w:p>
        </w:tc>
        <w:tc>
          <w:tcPr>
            <w:tcW w:w="1080" w:type="dxa"/>
            <w:tcBorders>
              <w:top w:val="none" w:sz="0" w:space="0" w:color="000000"/>
              <w:left w:val="none" w:sz="0" w:space="0" w:color="000000"/>
              <w:bottom w:val="none" w:sz="0" w:space="0" w:color="000000"/>
              <w:right w:val="none" w:sz="0" w:space="0" w:color="000000"/>
            </w:tcBorders>
            <w:shd w:val="clear" w:color="auto" w:fill="E38300"/>
            <w:tcMar>
              <w:top w:w="0" w:type="dxa"/>
              <w:left w:w="0" w:type="dxa"/>
              <w:bottom w:w="0" w:type="dxa"/>
              <w:right w:w="0" w:type="dxa"/>
            </w:tcMar>
            <w:vAlign w:val="center"/>
          </w:tcPr>
          <w:p w14:paraId="63F76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90.35</w:t>
            </w:r>
          </w:p>
        </w:tc>
        <w:tc>
          <w:tcPr>
            <w:tcW w:w="1080"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26318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r>
      <w:tr w:rsidR="007D34B9" w14:paraId="25AB4BD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78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1080" w:type="dxa"/>
            <w:tcBorders>
              <w:top w:val="none" w:sz="0" w:space="0" w:color="000000"/>
              <w:left w:val="none" w:sz="0" w:space="0" w:color="000000"/>
              <w:bottom w:val="none" w:sz="0" w:space="0" w:color="000000"/>
              <w:right w:val="none" w:sz="0" w:space="0" w:color="000000"/>
            </w:tcBorders>
            <w:shd w:val="clear" w:color="auto" w:fill="EF6500"/>
            <w:tcMar>
              <w:top w:w="0" w:type="dxa"/>
              <w:left w:w="0" w:type="dxa"/>
              <w:bottom w:w="0" w:type="dxa"/>
              <w:right w:w="0" w:type="dxa"/>
            </w:tcMar>
            <w:vAlign w:val="center"/>
          </w:tcPr>
          <w:p w14:paraId="1FCE07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55.20</w:t>
            </w:r>
          </w:p>
        </w:tc>
        <w:tc>
          <w:tcPr>
            <w:tcW w:w="1080" w:type="dxa"/>
            <w:tcBorders>
              <w:top w:val="none" w:sz="0" w:space="0" w:color="000000"/>
              <w:left w:val="none" w:sz="0" w:space="0" w:color="000000"/>
              <w:bottom w:val="none" w:sz="0" w:space="0" w:color="000000"/>
              <w:right w:val="none" w:sz="0" w:space="0" w:color="000000"/>
            </w:tcBorders>
            <w:shd w:val="clear" w:color="auto" w:fill="FA3B00"/>
            <w:tcMar>
              <w:top w:w="0" w:type="dxa"/>
              <w:left w:w="0" w:type="dxa"/>
              <w:bottom w:w="0" w:type="dxa"/>
              <w:right w:w="0" w:type="dxa"/>
            </w:tcMar>
            <w:vAlign w:val="center"/>
          </w:tcPr>
          <w:p w14:paraId="3E063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19.66</w:t>
            </w:r>
          </w:p>
        </w:tc>
        <w:tc>
          <w:tcPr>
            <w:tcW w:w="1080" w:type="dxa"/>
            <w:tcBorders>
              <w:top w:val="none" w:sz="0" w:space="0" w:color="000000"/>
              <w:left w:val="none" w:sz="0" w:space="0" w:color="000000"/>
              <w:bottom w:val="none" w:sz="0" w:space="0" w:color="000000"/>
              <w:right w:val="none" w:sz="0" w:space="0" w:color="000000"/>
            </w:tcBorders>
            <w:shd w:val="clear" w:color="auto" w:fill="FC2C00"/>
            <w:tcMar>
              <w:top w:w="0" w:type="dxa"/>
              <w:left w:w="0" w:type="dxa"/>
              <w:bottom w:w="0" w:type="dxa"/>
              <w:right w:w="0" w:type="dxa"/>
            </w:tcMar>
            <w:vAlign w:val="center"/>
          </w:tcPr>
          <w:p w14:paraId="0E7EA5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11.33</w:t>
            </w:r>
          </w:p>
        </w:tc>
        <w:tc>
          <w:tcPr>
            <w:tcW w:w="1080"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2B9F9F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r>
      <w:tr w:rsidR="007D34B9" w14:paraId="2BDABFEC"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89F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1080" w:type="dxa"/>
            <w:tcBorders>
              <w:top w:val="none" w:sz="0" w:space="0" w:color="000000"/>
              <w:left w:val="none" w:sz="0" w:space="0" w:color="000000"/>
              <w:bottom w:val="single" w:sz="12" w:space="0" w:color="666666"/>
              <w:right w:val="none" w:sz="0" w:space="0" w:color="000000"/>
            </w:tcBorders>
            <w:shd w:val="clear" w:color="auto" w:fill="CDA500"/>
            <w:tcMar>
              <w:top w:w="0" w:type="dxa"/>
              <w:left w:w="0" w:type="dxa"/>
              <w:bottom w:w="0" w:type="dxa"/>
              <w:right w:w="0" w:type="dxa"/>
            </w:tcMar>
            <w:vAlign w:val="center"/>
          </w:tcPr>
          <w:p w14:paraId="42312E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140.13</w:t>
            </w:r>
          </w:p>
        </w:tc>
        <w:tc>
          <w:tcPr>
            <w:tcW w:w="1080" w:type="dxa"/>
            <w:tcBorders>
              <w:top w:val="none" w:sz="0" w:space="0" w:color="000000"/>
              <w:left w:val="none" w:sz="0" w:space="0" w:color="000000"/>
              <w:bottom w:val="single" w:sz="12" w:space="0" w:color="666666"/>
              <w:right w:val="none" w:sz="0" w:space="0" w:color="000000"/>
            </w:tcBorders>
            <w:shd w:val="clear" w:color="auto" w:fill="DA9200"/>
            <w:tcMar>
              <w:top w:w="0" w:type="dxa"/>
              <w:left w:w="0" w:type="dxa"/>
              <w:bottom w:w="0" w:type="dxa"/>
              <w:right w:w="0" w:type="dxa"/>
            </w:tcMar>
            <w:vAlign w:val="center"/>
          </w:tcPr>
          <w:p w14:paraId="73CCCE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111.56</w:t>
            </w:r>
          </w:p>
        </w:tc>
        <w:tc>
          <w:tcPr>
            <w:tcW w:w="1080" w:type="dxa"/>
            <w:tcBorders>
              <w:top w:val="none" w:sz="0" w:space="0" w:color="000000"/>
              <w:left w:val="none" w:sz="0" w:space="0" w:color="000000"/>
              <w:bottom w:val="single" w:sz="12" w:space="0" w:color="666666"/>
              <w:right w:val="none" w:sz="0" w:space="0" w:color="000000"/>
            </w:tcBorders>
            <w:shd w:val="clear" w:color="auto" w:fill="DA9300"/>
            <w:tcMar>
              <w:top w:w="0" w:type="dxa"/>
              <w:left w:w="0" w:type="dxa"/>
              <w:bottom w:w="0" w:type="dxa"/>
              <w:right w:w="0" w:type="dxa"/>
            </w:tcMar>
            <w:vAlign w:val="center"/>
          </w:tcPr>
          <w:p w14:paraId="13274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112.72</w:t>
            </w:r>
          </w:p>
        </w:tc>
        <w:tc>
          <w:tcPr>
            <w:tcW w:w="1080" w:type="dxa"/>
            <w:tcBorders>
              <w:top w:val="none" w:sz="0" w:space="0" w:color="000000"/>
              <w:left w:val="none" w:sz="0" w:space="0" w:color="000000"/>
              <w:bottom w:val="single" w:sz="12" w:space="0" w:color="666666"/>
              <w:right w:val="none" w:sz="0" w:space="0" w:color="000000"/>
            </w:tcBorders>
            <w:shd w:val="clear" w:color="auto" w:fill="EC6C00"/>
            <w:tcMar>
              <w:top w:w="0" w:type="dxa"/>
              <w:left w:w="0" w:type="dxa"/>
              <w:bottom w:w="0" w:type="dxa"/>
              <w:right w:w="0" w:type="dxa"/>
            </w:tcMar>
            <w:vAlign w:val="center"/>
          </w:tcPr>
          <w:p w14:paraId="64B91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62.81</w:t>
            </w:r>
          </w:p>
        </w:tc>
      </w:tr>
      <w:tr w:rsidR="007D34B9" w14:paraId="0FAE2C72" w14:textId="77777777">
        <w:trPr>
          <w:jc w:val="center"/>
        </w:trPr>
        <w:tc>
          <w:tcPr>
            <w:tcW w:w="54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018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 xml:space="preserve">Greener-shaded years are </w:t>
            </w:r>
            <w:proofErr w:type="gramStart"/>
            <w:r>
              <w:rPr>
                <w:rFonts w:ascii="Arial" w:eastAsia="Helvetica" w:hAnsi="Helvetica" w:cs="Helvetica"/>
                <w:color w:val="000000"/>
                <w:sz w:val="22"/>
                <w:szCs w:val="22"/>
              </w:rPr>
              <w:t>above-average</w:t>
            </w:r>
            <w:proofErr w:type="gramEnd"/>
            <w:r>
              <w:rPr>
                <w:rFonts w:ascii="Arial" w:eastAsia="Helvetica" w:hAnsi="Helvetica" w:cs="Helvetica"/>
                <w:color w:val="000000"/>
                <w:sz w:val="22"/>
                <w:szCs w:val="22"/>
              </w:rPr>
              <w:t xml:space="preserve"> for the species, redder-shaded values are below average.</w:t>
            </w:r>
          </w:p>
        </w:tc>
      </w:tr>
    </w:tbl>
    <w:p w14:paraId="51C790B8" w14:textId="77777777" w:rsidR="00AB4E75" w:rsidRDefault="00AB4E75">
      <w:pPr>
        <w:pStyle w:val="Heading2"/>
      </w:pPr>
      <w:bookmarkStart w:id="493" w:name="progress-towards-restoration"/>
      <w:bookmarkEnd w:id="329"/>
      <w:r>
        <w:br w:type="page"/>
      </w:r>
    </w:p>
    <w:p w14:paraId="27EBB981" w14:textId="3988D7B2" w:rsidR="007D34B9" w:rsidRDefault="00000000">
      <w:pPr>
        <w:pStyle w:val="Heading2"/>
      </w:pPr>
      <w:bookmarkStart w:id="494" w:name="_Toc209968493"/>
      <w:r>
        <w:lastRenderedPageBreak/>
        <w:t>Progress towards Restoration</w:t>
      </w:r>
      <w:bookmarkEnd w:id="494"/>
    </w:p>
    <w:p w14:paraId="19385B2A" w14:textId="77777777" w:rsidR="007D34B9" w:rsidRDefault="00000000">
      <w:pPr>
        <w:pStyle w:val="Heading3"/>
      </w:pPr>
      <w:bookmarkStart w:id="495" w:name="_Toc209968494"/>
      <w:bookmarkStart w:id="496" w:name="status-of-wading-bird-recovery"/>
      <w:r>
        <w:t>Status of Wading Bird Recovery</w:t>
      </w:r>
      <w:bookmarkEnd w:id="495"/>
    </w:p>
    <w:p w14:paraId="220E10CF" w14:textId="77777777" w:rsidR="007D34B9" w:rsidDel="00602217" w:rsidRDefault="00000000" w:rsidP="00723A4D">
      <w:pPr>
        <w:pStyle w:val="FirstParagraph"/>
        <w:rPr>
          <w:del w:id="497" w:author="Ernest, Morgan" w:date="2025-09-30T09:47:00Z" w16du:dateUtc="2025-09-30T13:47:00Z"/>
        </w:rPr>
      </w:pPr>
      <w:r>
        <w:t xml:space="preserve">The sustainability of healthy wading bird populations is a primary goal of CERP and other Everglades restoration programs in south Florida. A central prediction of CERP is that a return to natural flows and </w:t>
      </w:r>
      <w:proofErr w:type="spellStart"/>
      <w:r>
        <w:t>hydropatterns</w:t>
      </w:r>
      <w:proofErr w:type="spellEnd"/>
      <w:r>
        <w:t xml:space="preserve"> will result in the recovery of large, sustainable breeding wading bird populations, a return to natural timing of nesting, and restoration of large nesting colonies in the coastal zone (Frederick et al. 2009). There are at least two overlapping sets of measures of attaining these conditions, all based on historical conditions and thought to be representative of key ecological features of the bird-prey-hydrology relationship. RECOVER established Performance Measures (PM) that include the 3-year running average of the numbers of nesting pairs of key avian species in the mainland Everglades, the timing of Wood Stork nesting, and the proportion of the population that nests in the coastal ecotone (Ogden et al. 1997). In addition to these three, the annual Stoplight Reports </w:t>
      </w:r>
      <w:proofErr w:type="gramStart"/>
      <w:r>
        <w:t>have</w:t>
      </w:r>
      <w:proofErr w:type="gramEnd"/>
      <w:r>
        <w:t xml:space="preserve"> added two other measures: the ratio of visual to tactile wading bird species breeding in the Everglades, and the frequency of exceptionally large White Ibis breeding events. These additional measures were added </w:t>
      </w:r>
      <w:proofErr w:type="gramStart"/>
      <w:r>
        <w:t>in an attempt to</w:t>
      </w:r>
      <w:proofErr w:type="gramEnd"/>
      <w:r>
        <w:t xml:space="preserve"> further capture key ecological relationships found in the historical ecosystem (Frederick et al. 2009). All performance metrics were developed based on historical data and information about pre-drainage wading bird colonies in the Everglades. In this section, we report on the long-term trends and </w:t>
      </w:r>
      <w:proofErr w:type="gramStart"/>
      <w:r>
        <w:t>current status</w:t>
      </w:r>
      <w:proofErr w:type="gramEnd"/>
      <w:r>
        <w:t xml:space="preserve"> of these measures relative to these restoration benchmarks. When thinking about progress towards these restoration measures, it should be remembered that the hydrological system is not yet restored to provide anything like the ecological functions expected in a completed CERP. Based on the recent status of the hydrological system, we would not have predicted restored or even partially restored wading bird population indicators. The main indicator species are Great Egret, Snowy Egret, White Ibis, and Wood Stork. Although the Tricolored Heron was originally included in this list (Ogden et al. 1997), this species has proven extremely difficult to consistently monitor due to the inability to see their dark plumage in colonies during aerial surveys. Ogden et al. (1997) lumped Tricolored Heron and Snowy Egret population targets (</w:t>
      </w:r>
      <w:proofErr w:type="spellStart"/>
      <w:r>
        <w:t>eg</w:t>
      </w:r>
      <w:proofErr w:type="spellEnd"/>
      <w:r>
        <w:t xml:space="preserve"> 10,000 breeding pairs), and it is difficult to derive an expected number for Snowy Egrets alone (Ogden 1994). Based on relative abundances in coastal colonies (Ogden 1994), roughly equal support can be derived for 1:1 </w:t>
      </w:r>
      <w:proofErr w:type="gramStart"/>
      <w:r>
        <w:t>ratios</w:t>
      </w:r>
      <w:proofErr w:type="gramEnd"/>
      <w:r>
        <w:t xml:space="preserve"> as for 2:1 </w:t>
      </w:r>
      <w:proofErr w:type="gramStart"/>
      <w:r>
        <w:t>ratios</w:t>
      </w:r>
      <w:proofErr w:type="gramEnd"/>
      <w:r>
        <w:t xml:space="preserve"> (</w:t>
      </w:r>
      <w:proofErr w:type="spellStart"/>
      <w:proofErr w:type="gramStart"/>
      <w:r>
        <w:t>Snowy:Tricolored</w:t>
      </w:r>
      <w:proofErr w:type="spellEnd"/>
      <w:proofErr w:type="gramEnd"/>
      <w:r>
        <w:t>). In practice, the distinction is unimportant since both species appear to be declining and are nowhere near any of the population restoration targets. Here, we summarize data for the three Water Conservation Areas and mainland Everglades National Park.</w:t>
      </w:r>
    </w:p>
    <w:p w14:paraId="7470F0A6" w14:textId="4753E4CD" w:rsidR="00AB4E75" w:rsidDel="00602217" w:rsidRDefault="00AB4E75">
      <w:pPr>
        <w:pStyle w:val="Heading3"/>
        <w:rPr>
          <w:del w:id="498" w:author="Ernest, Morgan" w:date="2025-09-30T09:47:00Z" w16du:dateUtc="2025-09-30T13:47:00Z"/>
        </w:rPr>
      </w:pPr>
      <w:bookmarkStart w:id="499" w:name="restoration-metrics"/>
      <w:bookmarkEnd w:id="496"/>
    </w:p>
    <w:p w14:paraId="72307D4D" w14:textId="77777777" w:rsidR="00AB4E75" w:rsidRDefault="00AB4E75" w:rsidP="00602217">
      <w:pPr>
        <w:pStyle w:val="FirstParagraph"/>
        <w:pPrChange w:id="500" w:author="Ernest, Morgan" w:date="2025-09-30T09:47:00Z" w16du:dateUtc="2025-09-30T13:47:00Z">
          <w:pPr>
            <w:pStyle w:val="Heading3"/>
          </w:pPr>
        </w:pPrChange>
      </w:pPr>
    </w:p>
    <w:p w14:paraId="10A791AB" w14:textId="2BCCFDC7" w:rsidR="007D34B9" w:rsidRDefault="00000000">
      <w:pPr>
        <w:pStyle w:val="Heading3"/>
      </w:pPr>
      <w:bookmarkStart w:id="501" w:name="_Toc209968495"/>
      <w:r>
        <w:t>Restoration Metrics</w:t>
      </w:r>
      <w:bookmarkEnd w:id="501"/>
    </w:p>
    <w:p w14:paraId="078C1701" w14:textId="77777777" w:rsidR="007D34B9" w:rsidRDefault="00000000">
      <w:pPr>
        <w:pStyle w:val="Heading4"/>
      </w:pPr>
      <w:bookmarkStart w:id="502" w:name="numbers-of-nesting-pairs"/>
      <w:r>
        <w:t>Numbers of nesting pairs</w:t>
      </w:r>
    </w:p>
    <w:p w14:paraId="245B3896" w14:textId="77777777" w:rsidR="007D34B9" w:rsidRDefault="00000000" w:rsidP="00723A4D">
      <w:pPr>
        <w:pStyle w:val="BlockText"/>
      </w:pPr>
      <w:r>
        <w:rPr>
          <w:b/>
          <w:bCs/>
        </w:rPr>
        <w:t>Restoration Benchmarks:</w:t>
      </w:r>
      <w:r>
        <w:t xml:space="preserve"> Four species have target </w:t>
      </w:r>
      <w:proofErr w:type="gramStart"/>
      <w:r>
        <w:t>minima</w:t>
      </w:r>
      <w:proofErr w:type="gramEnd"/>
      <w:r>
        <w:t xml:space="preserve"> for number of nesting pairs. Because the Everglades is a naturally variable ecosystem, these metrics were developed as 3-year averages (i.e. the number of nesting pairs over a </w:t>
      </w:r>
      <w:proofErr w:type="gramStart"/>
      <w:r>
        <w:t>three year</w:t>
      </w:r>
      <w:proofErr w:type="gramEnd"/>
      <w:r>
        <w:t xml:space="preserve"> period). These are:</w:t>
      </w:r>
    </w:p>
    <w:p w14:paraId="5A96A74F" w14:textId="77777777" w:rsidR="007D34B9" w:rsidRDefault="00000000">
      <w:pPr>
        <w:pStyle w:val="SourceCode"/>
      </w:pPr>
      <w:r>
        <w:rPr>
          <w:rStyle w:val="VerbatimChar"/>
        </w:rPr>
        <w:lastRenderedPageBreak/>
        <w:t xml:space="preserve">   GREG: 4000 pairs</w:t>
      </w:r>
      <w:r>
        <w:br/>
      </w:r>
      <w:r>
        <w:rPr>
          <w:rStyle w:val="VerbatimChar"/>
        </w:rPr>
        <w:t xml:space="preserve">   SNEG: 10,000 pairs</w:t>
      </w:r>
      <w:r>
        <w:br/>
      </w:r>
      <w:r>
        <w:rPr>
          <w:rStyle w:val="VerbatimChar"/>
        </w:rPr>
        <w:t xml:space="preserve">   WHIB: 10,000 pairs</w:t>
      </w:r>
      <w:r>
        <w:br/>
      </w:r>
      <w:r>
        <w:rPr>
          <w:rStyle w:val="VerbatimChar"/>
        </w:rPr>
        <w:t xml:space="preserve">   WOST:1500 pairs</w:t>
      </w:r>
    </w:p>
    <w:tbl>
      <w:tblPr>
        <w:tblStyle w:val="TableGrid"/>
        <w:tblW w:w="0" w:type="auto"/>
        <w:tblLook w:val="04A0" w:firstRow="1" w:lastRow="0" w:firstColumn="1" w:lastColumn="0" w:noHBand="0" w:noVBand="1"/>
        <w:tblPrChange w:id="503" w:author="Ernest, Morgan" w:date="2025-09-30T09:01:00Z" w16du:dateUtc="2025-09-30T13:01:00Z">
          <w:tblPr>
            <w:tblStyle w:val="TableGrid"/>
            <w:tblW w:w="0" w:type="auto"/>
            <w:tblLook w:val="04A0" w:firstRow="1" w:lastRow="0" w:firstColumn="1" w:lastColumn="0" w:noHBand="0" w:noVBand="1"/>
          </w:tblPr>
        </w:tblPrChange>
      </w:tblPr>
      <w:tblGrid>
        <w:gridCol w:w="6205"/>
        <w:gridCol w:w="3145"/>
        <w:tblGridChange w:id="504">
          <w:tblGrid>
            <w:gridCol w:w="4686"/>
            <w:gridCol w:w="1519"/>
            <w:gridCol w:w="3145"/>
          </w:tblGrid>
        </w:tblGridChange>
      </w:tblGrid>
      <w:tr w:rsidR="000F3634" w14:paraId="3F72EA69" w14:textId="77777777" w:rsidTr="000F3634">
        <w:trPr>
          <w:ins w:id="505" w:author="Ernest, Morgan" w:date="2025-09-30T09:00:00Z" w16du:dateUtc="2025-09-30T13:00:00Z"/>
        </w:trPr>
        <w:tc>
          <w:tcPr>
            <w:tcW w:w="6205" w:type="dxa"/>
            <w:tcPrChange w:id="506" w:author="Ernest, Morgan" w:date="2025-09-30T09:01:00Z" w16du:dateUtc="2025-09-30T13:01:00Z">
              <w:tcPr>
                <w:tcW w:w="4675" w:type="dxa"/>
              </w:tcPr>
            </w:tcPrChange>
          </w:tcPr>
          <w:p w14:paraId="748D3025" w14:textId="6FB7EA4C" w:rsidR="000F3634" w:rsidRDefault="000F3634" w:rsidP="00723A4D">
            <w:pPr>
              <w:pStyle w:val="FirstParagraph"/>
              <w:ind w:firstLine="0"/>
              <w:rPr>
                <w:ins w:id="507" w:author="Ernest, Morgan" w:date="2025-09-30T09:00:00Z" w16du:dateUtc="2025-09-30T13:00:00Z"/>
              </w:rPr>
            </w:pPr>
            <w:ins w:id="508" w:author="Ernest, Morgan" w:date="2025-09-30T09:01:00Z" w16du:dateUtc="2025-09-30T13:01:00Z">
              <w:r>
                <w:rPr>
                  <w:noProof/>
                </w:rPr>
                <w:drawing>
                  <wp:inline distT="0" distB="0" distL="0" distR="0" wp14:anchorId="7DA45DCA" wp14:editId="3DEBD882">
                    <wp:extent cx="3752850" cy="3514725"/>
                    <wp:effectExtent l="0" t="0" r="0" b="9525"/>
                    <wp:docPr id="1767193566" name="Picture" descr="Figure 11: Trends in nesting pairs of the four target species since 1986."/>
                    <wp:cNvGraphicFramePr/>
                    <a:graphic xmlns:a="http://schemas.openxmlformats.org/drawingml/2006/main">
                      <a:graphicData uri="http://schemas.openxmlformats.org/drawingml/2006/picture">
                        <pic:pic xmlns:pic="http://schemas.openxmlformats.org/drawingml/2006/picture">
                          <pic:nvPicPr>
                            <pic:cNvPr id="96" name="Picture" descr="usace_2025_files/figure-docx/maxcountindicatorplot-1.png"/>
                            <pic:cNvPicPr>
                              <a:picLocks noChangeAspect="1" noChangeArrowheads="1"/>
                            </pic:cNvPicPr>
                          </pic:nvPicPr>
                          <pic:blipFill>
                            <a:blip r:embed="rId21"/>
                            <a:stretch>
                              <a:fillRect/>
                            </a:stretch>
                          </pic:blipFill>
                          <pic:spPr bwMode="auto">
                            <a:xfrm>
                              <a:off x="0" y="0"/>
                              <a:ext cx="3753067" cy="3514928"/>
                            </a:xfrm>
                            <a:prstGeom prst="rect">
                              <a:avLst/>
                            </a:prstGeom>
                            <a:noFill/>
                            <a:ln w="9525">
                              <a:noFill/>
                              <a:headEnd/>
                              <a:tailEnd/>
                            </a:ln>
                          </pic:spPr>
                        </pic:pic>
                      </a:graphicData>
                    </a:graphic>
                  </wp:inline>
                </w:drawing>
              </w:r>
            </w:ins>
          </w:p>
        </w:tc>
        <w:tc>
          <w:tcPr>
            <w:tcW w:w="3145" w:type="dxa"/>
            <w:tcPrChange w:id="509" w:author="Ernest, Morgan" w:date="2025-09-30T09:01:00Z" w16du:dateUtc="2025-09-30T13:01:00Z">
              <w:tcPr>
                <w:tcW w:w="4675" w:type="dxa"/>
                <w:gridSpan w:val="2"/>
              </w:tcPr>
            </w:tcPrChange>
          </w:tcPr>
          <w:p w14:paraId="677CF293" w14:textId="11DA575E" w:rsidR="000F3634" w:rsidRDefault="000F3634" w:rsidP="00723A4D">
            <w:pPr>
              <w:pStyle w:val="FirstParagraph"/>
              <w:ind w:firstLine="0"/>
              <w:rPr>
                <w:ins w:id="510" w:author="Ernest, Morgan" w:date="2025-09-30T09:00:00Z" w16du:dateUtc="2025-09-30T13:00:00Z"/>
              </w:rPr>
            </w:pPr>
            <w:ins w:id="511" w:author="Ernest, Morgan" w:date="2025-09-30T09:01:00Z" w16du:dateUtc="2025-09-30T13:01:00Z">
              <w:r>
                <w:t>Figure 11: Trends in nesting pairs of the four target species since 1986.</w:t>
              </w:r>
            </w:ins>
          </w:p>
        </w:tc>
      </w:tr>
    </w:tbl>
    <w:p w14:paraId="609D7337" w14:textId="6353CD52" w:rsidR="007D34B9" w:rsidRDefault="00000000" w:rsidP="00723A4D">
      <w:pPr>
        <w:pStyle w:val="FirstParagraph"/>
      </w:pPr>
      <w:r>
        <w:t>The three-year running average for nesting pairs in the mainland Everglades (2023 – 2025) are 10524 pairs of Great Egrets, 2718 Snowy Egrets, 23321 White Ibises, and 1283 Wood Storks (See Table 9). Trends for Great Egrets over time for this measure increased markedly from 1988 – 2004, and have been roughly stable since, with the 3-year running average meeting or exceeding restoration criteria since 1996. Trends for Snowy Egrets decreased markedly 1988 – 1999, increased dramatically from 2000 – 2008, then decreased variably through the 2017 nesting season. A slow increase has occurred since and generally, big nesting years for flock-foraging species show a big increase in Snowy Egret nesting. Nonetheless, three-year running averages of breeding Snowy Egrets have been consistently well below the target restoration goal in the time they have been monitored systematically since 1986. The 3-year running average increased markedly for White Ibises during 1986 – 2001 (2.7 X</w:t>
      </w:r>
      <w:proofErr w:type="gramStart"/>
      <w:r>
        <w:t>), and</w:t>
      </w:r>
      <w:proofErr w:type="gramEnd"/>
      <w:r>
        <w:t xml:space="preserve"> then remained variable but arguably stable for nearly a decade (2002 – 2011). </w:t>
      </w:r>
      <w:del w:id="512" w:author="Ernest, Morgan" w:date="2025-09-30T08:56:00Z" w16du:dateUtc="2025-09-30T12:56:00Z">
        <w:r w:rsidDel="00A55DA8">
          <w:delText xml:space="preserve">The final period in this record (2011 – present) showed substantial fluctuation in ibis nesting, with a 50% reduction in one year and three additional years below the average of the previous decade. </w:delText>
        </w:r>
      </w:del>
      <w:r>
        <w:t xml:space="preserve">In the last six years, ibis nesting has doubled from the previous decade. The huge nesting effort in the 2018 and 2021 nesting seasons pulled the running average up markedly, and the running average may remain high for the next three years simply because of the contribution of large numbers of fledged chicks from those two banner years. White Ibis nesting populations have met or exceeded the breeding population </w:t>
      </w:r>
      <w:proofErr w:type="gramStart"/>
      <w:r>
        <w:t>criterion</w:t>
      </w:r>
      <w:proofErr w:type="gramEnd"/>
      <w:r>
        <w:t xml:space="preserve"> since 2000. Wood Storks showed a marked increase from averages in the 2 – 300 pair range (1986 – 1992) to averages above 1,000 in many years after 1999. Wood Storks have equaled or </w:t>
      </w:r>
      <w:r>
        <w:lastRenderedPageBreak/>
        <w:t xml:space="preserve">exceeded the restoration population </w:t>
      </w:r>
      <w:proofErr w:type="gramStart"/>
      <w:r>
        <w:t>criterion</w:t>
      </w:r>
      <w:proofErr w:type="gramEnd"/>
      <w:r>
        <w:t xml:space="preserve"> during 14 of the last 24 years. However, the running average for 2025 was below the minimum target of 1,500. Together, these statistics illustrate that there has been a very substantial increase in numbers of Great Egrets, Wood Storks and White Ibises since 1986, followed by a period of relative stability during which each of these species has met restoration targets in </w:t>
      </w:r>
      <w:del w:id="513" w:author="Ernest, Morgan" w:date="2025-09-30T09:04:00Z" w16du:dateUtc="2025-09-30T13:04:00Z">
        <w:r w:rsidDel="000F3634">
          <w:delText>the majority of</w:delText>
        </w:r>
      </w:del>
      <w:ins w:id="514" w:author="Ernest, Morgan" w:date="2025-09-30T09:04:00Z" w16du:dateUtc="2025-09-30T13:04:00Z">
        <w:r w:rsidR="000F3634">
          <w:t>most</w:t>
        </w:r>
      </w:ins>
      <w:r>
        <w:t xml:space="preserve"> years since 2000 (Figure 11). While Snowy Egrets appear to be rebounding in the last four years, this species has never met restoration targets.</w:t>
      </w:r>
    </w:p>
    <w:p w14:paraId="1359E5F1" w14:textId="77777777" w:rsidR="007D34B9" w:rsidRDefault="00000000">
      <w:pPr>
        <w:pStyle w:val="Heading4"/>
      </w:pPr>
      <w:bookmarkStart w:id="515" w:name="coastal-nesting"/>
      <w:bookmarkEnd w:id="502"/>
      <w:r>
        <w:t>Coastal nesting</w:t>
      </w:r>
    </w:p>
    <w:p w14:paraId="7AD703AC" w14:textId="77777777" w:rsidR="007D34B9" w:rsidRDefault="00000000" w:rsidP="00723A4D">
      <w:pPr>
        <w:pStyle w:val="BlockText"/>
        <w:rPr>
          <w:ins w:id="516" w:author="Ernest, Morgan" w:date="2025-09-30T09:16:00Z" w16du:dateUtc="2025-09-30T13:16:00Z"/>
        </w:rPr>
      </w:pPr>
      <w:r>
        <w:rPr>
          <w:b/>
          <w:bCs/>
        </w:rPr>
        <w:t>Restoration Benchmarks:</w:t>
      </w:r>
      <w:r>
        <w:t xml:space="preserve"> 50% of nests in coastal colonies (dashed line in Figure 12).</w:t>
      </w:r>
    </w:p>
    <w:p w14:paraId="5E9001EA" w14:textId="77777777" w:rsidR="008B60B1" w:rsidRPr="008B60B1" w:rsidRDefault="008B60B1" w:rsidP="008B60B1">
      <w:pPr>
        <w:pStyle w:val="BodyText"/>
        <w:rPr>
          <w:ins w:id="517" w:author="Ernest, Morgan" w:date="2025-09-30T09:15:00Z" w16du:dateUtc="2025-09-30T13:15:00Z"/>
        </w:rPr>
        <w:pPrChange w:id="518" w:author="Ernest, Morgan" w:date="2025-09-30T09:16:00Z" w16du:dateUtc="2025-09-30T13:16:00Z">
          <w:pPr>
            <w:pStyle w:val="BlockText"/>
          </w:pPr>
        </w:pPrChange>
      </w:pPr>
    </w:p>
    <w:tbl>
      <w:tblPr>
        <w:tblStyle w:val="TableGrid"/>
        <w:tblW w:w="0" w:type="auto"/>
        <w:tblLook w:val="04A0" w:firstRow="1" w:lastRow="0" w:firstColumn="1" w:lastColumn="0" w:noHBand="0" w:noVBand="1"/>
      </w:tblPr>
      <w:tblGrid>
        <w:gridCol w:w="5916"/>
        <w:gridCol w:w="3434"/>
        <w:tblGridChange w:id="519">
          <w:tblGrid>
            <w:gridCol w:w="5916"/>
            <w:gridCol w:w="3434"/>
          </w:tblGrid>
        </w:tblGridChange>
      </w:tblGrid>
      <w:tr w:rsidR="008B60B1" w14:paraId="0B39F32A" w14:textId="77777777" w:rsidTr="008B60B1">
        <w:trPr>
          <w:ins w:id="520" w:author="Ernest, Morgan" w:date="2025-09-30T09:05:00Z" w16du:dateUtc="2025-09-30T13:05:00Z"/>
        </w:trPr>
        <w:tc>
          <w:tcPr>
            <w:tcW w:w="5916" w:type="dxa"/>
          </w:tcPr>
          <w:p w14:paraId="6EC09748" w14:textId="77777777" w:rsidR="000F3634" w:rsidRDefault="000F3634" w:rsidP="00036147">
            <w:pPr>
              <w:pStyle w:val="BodyText"/>
              <w:ind w:firstLine="0"/>
              <w:rPr>
                <w:ins w:id="521" w:author="Ernest, Morgan" w:date="2025-09-30T09:05:00Z" w16du:dateUtc="2025-09-30T13:05:00Z"/>
              </w:rPr>
            </w:pPr>
            <w:ins w:id="522" w:author="Ernest, Morgan" w:date="2025-09-30T09:05:00Z" w16du:dateUtc="2025-09-30T13:05:00Z">
              <w:r>
                <w:rPr>
                  <w:noProof/>
                </w:rPr>
                <w:drawing>
                  <wp:inline distT="0" distB="0" distL="0" distR="0" wp14:anchorId="49323B78" wp14:editId="272040B0">
                    <wp:extent cx="3611880" cy="2880360"/>
                    <wp:effectExtent l="0" t="0" r="7620" b="0"/>
                    <wp:docPr id="1743057761" name="Picture" descr="Figure 12: Proportion of all mainland Everglades nests that were located within the coastal estuarine zone, 1986 – present. Dashed line is the restoration target."/>
                    <wp:cNvGraphicFramePr/>
                    <a:graphic xmlns:a="http://schemas.openxmlformats.org/drawingml/2006/main">
                      <a:graphicData uri="http://schemas.openxmlformats.org/drawingml/2006/picture">
                        <pic:pic xmlns:pic="http://schemas.openxmlformats.org/drawingml/2006/picture">
                          <pic:nvPicPr>
                            <pic:cNvPr id="100" name="Picture" descr="usace_2025_files/figure-docx/coastalindicator-1.png"/>
                            <pic:cNvPicPr>
                              <a:picLocks noChangeAspect="1" noChangeArrowheads="1"/>
                            </pic:cNvPicPr>
                          </pic:nvPicPr>
                          <pic:blipFill>
                            <a:blip r:embed="rId22"/>
                            <a:stretch>
                              <a:fillRect/>
                            </a:stretch>
                          </pic:blipFill>
                          <pic:spPr bwMode="auto">
                            <a:xfrm>
                              <a:off x="0" y="0"/>
                              <a:ext cx="3611880" cy="2880360"/>
                            </a:xfrm>
                            <a:prstGeom prst="rect">
                              <a:avLst/>
                            </a:prstGeom>
                            <a:noFill/>
                            <a:ln w="9525">
                              <a:noFill/>
                              <a:headEnd/>
                              <a:tailEnd/>
                            </a:ln>
                          </pic:spPr>
                        </pic:pic>
                      </a:graphicData>
                    </a:graphic>
                  </wp:inline>
                </w:drawing>
              </w:r>
            </w:ins>
          </w:p>
        </w:tc>
        <w:tc>
          <w:tcPr>
            <w:tcW w:w="3434" w:type="dxa"/>
          </w:tcPr>
          <w:p w14:paraId="6D78A5E1" w14:textId="77777777" w:rsidR="000F3634" w:rsidRDefault="000F3634" w:rsidP="00036147">
            <w:pPr>
              <w:pStyle w:val="ImageCaption"/>
              <w:rPr>
                <w:ins w:id="523" w:author="Ernest, Morgan" w:date="2025-09-30T09:05:00Z" w16du:dateUtc="2025-09-30T13:05:00Z"/>
              </w:rPr>
            </w:pPr>
            <w:ins w:id="524" w:author="Ernest, Morgan" w:date="2025-09-30T09:05:00Z" w16du:dateUtc="2025-09-30T13:05:00Z">
              <w:r>
                <w:t>Figure 12: Proportion of all mainland Everglades nests that were located within the coastal estuarine zone, 1986 – present. Dashed line is the restoration target.</w:t>
              </w:r>
            </w:ins>
          </w:p>
          <w:p w14:paraId="4880AB57" w14:textId="77777777" w:rsidR="000F3634" w:rsidRDefault="000F3634" w:rsidP="00036147">
            <w:pPr>
              <w:pStyle w:val="BodyText"/>
              <w:ind w:firstLine="0"/>
              <w:rPr>
                <w:ins w:id="525" w:author="Ernest, Morgan" w:date="2025-09-30T09:05:00Z" w16du:dateUtc="2025-09-30T13:05:00Z"/>
              </w:rPr>
            </w:pPr>
          </w:p>
        </w:tc>
      </w:tr>
    </w:tbl>
    <w:p w14:paraId="4F42B485" w14:textId="047C26A3" w:rsidR="000F3634" w:rsidDel="008B60B1" w:rsidRDefault="000F3634" w:rsidP="00723A4D">
      <w:pPr>
        <w:pStyle w:val="FirstParagraph"/>
        <w:rPr>
          <w:del w:id="526" w:author="Ernest, Morgan" w:date="2025-09-30T09:16:00Z" w16du:dateUtc="2025-09-30T13:16:00Z"/>
        </w:rPr>
      </w:pPr>
    </w:p>
    <w:p w14:paraId="59C5454D" w14:textId="77777777" w:rsidR="008B60B1" w:rsidRPr="008B60B1" w:rsidRDefault="008B60B1" w:rsidP="008B60B1">
      <w:pPr>
        <w:pStyle w:val="BodyText"/>
        <w:rPr>
          <w:ins w:id="527" w:author="Ernest, Morgan" w:date="2025-09-30T09:16:00Z" w16du:dateUtc="2025-09-30T13:16:00Z"/>
        </w:rPr>
        <w:pPrChange w:id="528" w:author="Ernest, Morgan" w:date="2025-09-30T09:16:00Z" w16du:dateUtc="2025-09-30T13:16:00Z">
          <w:pPr>
            <w:pStyle w:val="BlockText"/>
          </w:pPr>
        </w:pPrChange>
      </w:pPr>
    </w:p>
    <w:p w14:paraId="25B4D55F" w14:textId="00F19D34" w:rsidR="007D34B9" w:rsidRDefault="00000000" w:rsidP="00723A4D">
      <w:pPr>
        <w:pStyle w:val="FirstParagraph"/>
        <w:rPr>
          <w:ins w:id="529" w:author="Ernest, Morgan" w:date="2025-09-30T09:02:00Z" w16du:dateUtc="2025-09-30T13:02:00Z"/>
        </w:rPr>
      </w:pPr>
      <w:r>
        <w:t xml:space="preserve">It is estimated that more than 90% of the nesting of the indicator species occurred in the southern ecotone region during the 1930s and early 1940s, likely because this was the most productive area. A major restoration hypothesis holds that it is the reduction of freshwater flows to this coastal region that has reduced secondary productivity and resulted in the abandonment of the area by nesting wading birds. The proportion of the entire mainland Everglades nesting population that nests in the coastal zone is one of the restoration indicators, with at least 50% of nesting as the restoration target (Ogden et al. 1997). This measure has shown considerable improvement since the lows of the mid-1990s and early 2000’s (2 – 10%, Figure 12), and during the last four years has ranged between 25 and 42%. In 2025, only 4.82% of all nests were in coastal colonies, which represents a considerable reversal in this metric. Despite a disappointing level of </w:t>
      </w:r>
      <w:proofErr w:type="spellStart"/>
      <w:proofErr w:type="gramStart"/>
      <w:r>
        <w:t>coastal:inland</w:t>
      </w:r>
      <w:proofErr w:type="spellEnd"/>
      <w:proofErr w:type="gramEnd"/>
      <w:r>
        <w:t xml:space="preserve"> nesting in 2025, the 3-</w:t>
      </w:r>
      <w:r>
        <w:lastRenderedPageBreak/>
        <w:t xml:space="preserve">year average (2023 – 2025) remains higher than </w:t>
      </w:r>
      <w:ins w:id="530" w:author="Ernest, Morgan" w:date="2025-09-30T08:58:00Z" w16du:dateUtc="2025-09-30T12:58:00Z">
        <w:r w:rsidR="000F3634">
          <w:t xml:space="preserve">values </w:t>
        </w:r>
      </w:ins>
      <w:del w:id="531" w:author="Ernest, Morgan" w:date="2025-09-30T08:58:00Z" w16du:dateUtc="2025-09-30T12:58:00Z">
        <w:r w:rsidDel="000F3634">
          <w:delText xml:space="preserve">&lt;10% values consistently </w:delText>
        </w:r>
      </w:del>
      <w:r>
        <w:t>seen before 2010</w:t>
      </w:r>
      <w:ins w:id="532" w:author="Ernest, Morgan" w:date="2025-09-30T08:58:00Z" w16du:dateUtc="2025-09-30T12:58:00Z">
        <w:r w:rsidR="000F3634">
          <w:t xml:space="preserve"> </w:t>
        </w:r>
        <w:proofErr w:type="gramStart"/>
        <w:r w:rsidR="000F3634">
          <w:t>( &lt;</w:t>
        </w:r>
        <w:proofErr w:type="gramEnd"/>
        <w:r w:rsidR="000F3634">
          <w:t xml:space="preserve"> 10%)</w:t>
        </w:r>
      </w:ins>
      <w:r>
        <w:t>. This metric has never met its target of 50%, and while the overall trend was improving, since 202</w:t>
      </w:r>
      <w:ins w:id="533" w:author="Ernest, Morgan" w:date="2025-09-30T08:59:00Z" w16du:dateUtc="2025-09-30T12:59:00Z">
        <w:r w:rsidR="000F3634">
          <w:t>1</w:t>
        </w:r>
      </w:ins>
      <w:del w:id="534" w:author="Ernest, Morgan" w:date="2025-09-30T08:59:00Z" w16du:dateUtc="2025-09-30T12:59:00Z">
        <w:r w:rsidDel="000F3634">
          <w:delText>0</w:delText>
        </w:r>
      </w:del>
      <w:r>
        <w:t xml:space="preserve"> it has exhibited consistent decline in the 3-year averages.</w:t>
      </w:r>
    </w:p>
    <w:p w14:paraId="1DC16ECD" w14:textId="44930694" w:rsidR="000F3634" w:rsidRPr="000F3634" w:rsidDel="000F3634" w:rsidRDefault="000F3634" w:rsidP="000F3634">
      <w:pPr>
        <w:pStyle w:val="BodyText"/>
        <w:rPr>
          <w:del w:id="535" w:author="Ernest, Morgan" w:date="2025-09-30T09:03:00Z" w16du:dateUtc="2025-09-30T13:03:00Z"/>
        </w:rPr>
        <w:pPrChange w:id="536" w:author="Ernest, Morgan" w:date="2025-09-30T09:02:00Z" w16du:dateUtc="2025-09-30T13:02:00Z">
          <w:pPr>
            <w:pStyle w:val="FirstParagraph"/>
          </w:pPr>
        </w:pPrChange>
      </w:pPr>
    </w:p>
    <w:p w14:paraId="256A68F7" w14:textId="77777777" w:rsidR="007D34B9" w:rsidRDefault="00000000">
      <w:pPr>
        <w:pStyle w:val="Heading4"/>
      </w:pPr>
      <w:bookmarkStart w:id="537" w:name="ratio-of-visual-to-tactile-foragers"/>
      <w:bookmarkEnd w:id="515"/>
      <w:r>
        <w:t>Ratio of visual to tactile foragers</w:t>
      </w:r>
    </w:p>
    <w:p w14:paraId="7E49A232" w14:textId="77777777" w:rsidR="007D34B9" w:rsidRDefault="00000000" w:rsidP="00723A4D">
      <w:pPr>
        <w:pStyle w:val="BlockText"/>
        <w:rPr>
          <w:ins w:id="538" w:author="Ernest, Morgan" w:date="2025-09-30T09:16:00Z" w16du:dateUtc="2025-09-30T13:16:00Z"/>
        </w:rPr>
      </w:pPr>
      <w:r>
        <w:rPr>
          <w:b/>
          <w:bCs/>
        </w:rPr>
        <w:t>Restoration Benchmarks:</w:t>
      </w:r>
      <w:r>
        <w:t xml:space="preserve"> 32 tactile forager nests: 1 visual forager nest (dashed line in Figure 13).</w:t>
      </w:r>
    </w:p>
    <w:p w14:paraId="69F85512" w14:textId="77777777" w:rsidR="008B60B1" w:rsidRPr="008B60B1" w:rsidRDefault="008B60B1" w:rsidP="008B60B1">
      <w:pPr>
        <w:pStyle w:val="BodyText"/>
        <w:rPr>
          <w:ins w:id="539" w:author="Ernest, Morgan" w:date="2025-09-30T09:05:00Z" w16du:dateUtc="2025-09-30T13:05:00Z"/>
        </w:rPr>
        <w:pPrChange w:id="540" w:author="Ernest, Morgan" w:date="2025-09-30T09:16:00Z" w16du:dateUtc="2025-09-30T13:16:00Z">
          <w:pPr>
            <w:pStyle w:val="BlockText"/>
          </w:pPr>
        </w:pPrChange>
      </w:pPr>
    </w:p>
    <w:tbl>
      <w:tblPr>
        <w:tblStyle w:val="TableGrid"/>
        <w:tblW w:w="0" w:type="auto"/>
        <w:tblLook w:val="04A0" w:firstRow="1" w:lastRow="0" w:firstColumn="1" w:lastColumn="0" w:noHBand="0" w:noVBand="1"/>
      </w:tblPr>
      <w:tblGrid>
        <w:gridCol w:w="5796"/>
        <w:gridCol w:w="3554"/>
      </w:tblGrid>
      <w:tr w:rsidR="000F3634" w14:paraId="11CB6AF4" w14:textId="77777777" w:rsidTr="000F3634">
        <w:trPr>
          <w:ins w:id="541" w:author="Ernest, Morgan" w:date="2025-09-30T09:06:00Z" w16du:dateUtc="2025-09-30T13:06:00Z"/>
        </w:trPr>
        <w:tc>
          <w:tcPr>
            <w:tcW w:w="4675" w:type="dxa"/>
          </w:tcPr>
          <w:p w14:paraId="1D442B0F" w14:textId="77777777" w:rsidR="000F3634" w:rsidRDefault="000F3634" w:rsidP="000F3634">
            <w:pPr>
              <w:pStyle w:val="CaptionedFigure"/>
              <w:rPr>
                <w:ins w:id="542" w:author="Ernest, Morgan" w:date="2025-09-30T09:06:00Z" w16du:dateUtc="2025-09-30T13:06:00Z"/>
              </w:rPr>
            </w:pPr>
            <w:ins w:id="543" w:author="Ernest, Morgan" w:date="2025-09-30T09:06:00Z" w16du:dateUtc="2025-09-30T13:06:00Z">
              <w:r>
                <w:rPr>
                  <w:noProof/>
                </w:rPr>
                <w:drawing>
                  <wp:inline distT="0" distB="0" distL="0" distR="0" wp14:anchorId="0B561CB2" wp14:editId="019789D2">
                    <wp:extent cx="3538728" cy="2834640"/>
                    <wp:effectExtent l="0" t="0" r="5080" b="3810"/>
                    <wp:docPr id="1673191885" name="Picture" descr="Figure 13: Ratio of tactile feeding species (ibis +stork) nests to sight foraging (Great Egret) nests in the Everglades, 1986 – present. Dashed line is the restoration target."/>
                    <wp:cNvGraphicFramePr/>
                    <a:graphic xmlns:a="http://schemas.openxmlformats.org/drawingml/2006/main">
                      <a:graphicData uri="http://schemas.openxmlformats.org/drawingml/2006/picture">
                        <pic:pic xmlns:pic="http://schemas.openxmlformats.org/drawingml/2006/picture">
                          <pic:nvPicPr>
                            <pic:cNvPr id="104" name="Picture" descr="usace_2025_files/figure-docx/ratioindicator-1.png"/>
                            <pic:cNvPicPr>
                              <a:picLocks noChangeAspect="1" noChangeArrowheads="1"/>
                            </pic:cNvPicPr>
                          </pic:nvPicPr>
                          <pic:blipFill>
                            <a:blip r:embed="rId23"/>
                            <a:stretch>
                              <a:fillRect/>
                            </a:stretch>
                          </pic:blipFill>
                          <pic:spPr bwMode="auto">
                            <a:xfrm>
                              <a:off x="0" y="0"/>
                              <a:ext cx="3538728" cy="2834640"/>
                            </a:xfrm>
                            <a:prstGeom prst="rect">
                              <a:avLst/>
                            </a:prstGeom>
                            <a:noFill/>
                            <a:ln w="9525">
                              <a:noFill/>
                              <a:headEnd/>
                              <a:tailEnd/>
                            </a:ln>
                          </pic:spPr>
                        </pic:pic>
                      </a:graphicData>
                    </a:graphic>
                  </wp:inline>
                </w:drawing>
              </w:r>
            </w:ins>
          </w:p>
          <w:p w14:paraId="179C7D55" w14:textId="77777777" w:rsidR="000F3634" w:rsidRDefault="000F3634" w:rsidP="000F3634">
            <w:pPr>
              <w:pStyle w:val="ImageCaption"/>
              <w:rPr>
                <w:ins w:id="544" w:author="Ernest, Morgan" w:date="2025-09-30T09:06:00Z" w16du:dateUtc="2025-09-30T13:06:00Z"/>
              </w:rPr>
              <w:pPrChange w:id="545" w:author="Ernest, Morgan" w:date="2025-09-30T09:06:00Z" w16du:dateUtc="2025-09-30T13:06:00Z">
                <w:pPr>
                  <w:pStyle w:val="BodyText"/>
                  <w:ind w:firstLine="0"/>
                </w:pPr>
              </w:pPrChange>
            </w:pPr>
          </w:p>
        </w:tc>
        <w:tc>
          <w:tcPr>
            <w:tcW w:w="4675" w:type="dxa"/>
          </w:tcPr>
          <w:p w14:paraId="6AAFCB27" w14:textId="77777777" w:rsidR="000F3634" w:rsidRDefault="000F3634" w:rsidP="000F3634">
            <w:pPr>
              <w:pStyle w:val="ImageCaption"/>
              <w:rPr>
                <w:ins w:id="546" w:author="Ernest, Morgan" w:date="2025-09-30T09:06:00Z" w16du:dateUtc="2025-09-30T13:06:00Z"/>
              </w:rPr>
            </w:pPr>
            <w:ins w:id="547" w:author="Ernest, Morgan" w:date="2025-09-30T09:06:00Z" w16du:dateUtc="2025-09-30T13:06:00Z">
              <w:r>
                <w:t>Figure 13: Ratio of tactile feeding species (ibis +stork) nests to sight foraging (Great Egret) nests in the Everglades, 1986 – present. Dashed line is the restoration target.</w:t>
              </w:r>
            </w:ins>
          </w:p>
          <w:p w14:paraId="6980EB2F" w14:textId="77777777" w:rsidR="000F3634" w:rsidRDefault="000F3634" w:rsidP="000F3634">
            <w:pPr>
              <w:pStyle w:val="BodyText"/>
              <w:ind w:firstLine="0"/>
              <w:rPr>
                <w:ins w:id="548" w:author="Ernest, Morgan" w:date="2025-09-30T09:06:00Z" w16du:dateUtc="2025-09-30T13:06:00Z"/>
              </w:rPr>
            </w:pPr>
          </w:p>
        </w:tc>
      </w:tr>
    </w:tbl>
    <w:p w14:paraId="3C856E22" w14:textId="6E4FB203" w:rsidR="000F3634" w:rsidDel="008B60B1" w:rsidRDefault="000F3634" w:rsidP="00723A4D">
      <w:pPr>
        <w:pStyle w:val="FirstParagraph"/>
        <w:rPr>
          <w:del w:id="549" w:author="Ernest, Morgan" w:date="2025-09-30T09:06:00Z" w16du:dateUtc="2025-09-30T13:06:00Z"/>
        </w:rPr>
      </w:pPr>
    </w:p>
    <w:p w14:paraId="73279746" w14:textId="77777777" w:rsidR="008B60B1" w:rsidRPr="008B60B1" w:rsidRDefault="008B60B1" w:rsidP="008B60B1">
      <w:pPr>
        <w:pStyle w:val="BodyText"/>
        <w:rPr>
          <w:ins w:id="550" w:author="Ernest, Morgan" w:date="2025-09-30T09:16:00Z" w16du:dateUtc="2025-09-30T13:16:00Z"/>
        </w:rPr>
        <w:pPrChange w:id="551" w:author="Ernest, Morgan" w:date="2025-09-30T09:16:00Z" w16du:dateUtc="2025-09-30T13:16:00Z">
          <w:pPr>
            <w:pStyle w:val="BlockText"/>
          </w:pPr>
        </w:pPrChange>
      </w:pPr>
    </w:p>
    <w:p w14:paraId="69E04987" w14:textId="0F01FF80" w:rsidR="007D34B9" w:rsidRDefault="00000000" w:rsidP="00723A4D">
      <w:pPr>
        <w:pStyle w:val="FirstParagraph"/>
        <w:rPr>
          <w:ins w:id="552" w:author="Ernest, Morgan" w:date="2025-09-30T09:07:00Z" w16du:dateUtc="2025-09-30T13:07:00Z"/>
        </w:rPr>
      </w:pPr>
      <w:r>
        <w:t xml:space="preserve">This measure recognizes that the breeding wading bird community has shifted from being numerically dominated by tactile foragers (storks and ibises) during the pre-drainage period to one in which visual foragers such as Great Egrets are numerically dominant. This shift </w:t>
      </w:r>
      <w:ins w:id="553" w:author="Ernest, Morgan" w:date="2025-09-30T09:07:00Z" w16du:dateUtc="2025-09-30T13:07:00Z">
        <w:r w:rsidR="000F3634">
          <w:t xml:space="preserve">may be due to </w:t>
        </w:r>
      </w:ins>
      <w:del w:id="554" w:author="Ernest, Morgan" w:date="2025-09-30T09:07:00Z" w16du:dateUtc="2025-09-30T13:07:00Z">
        <w:r w:rsidDel="000F3634">
          <w:delText>is thought to have occurred as a result of</w:delText>
        </w:r>
      </w:del>
      <w:ins w:id="555" w:author="Ernest, Morgan" w:date="2025-09-30T09:07:00Z" w16du:dateUtc="2025-09-30T13:07:00Z">
        <w:r w:rsidR="000F3634">
          <w:t>an</w:t>
        </w:r>
      </w:ins>
      <w:r>
        <w:t xml:space="preserve"> impounded, stabilized, or over drained marsh, which leads to the declining availability both of larger forage fishes (Wood Storks) and crayfishes (ibises). These conditions also seem to favor species like Great Egrets that are less reliant on the entrapment of prey and can forage both in groups and alone under a variety of circumstances. A ratio of 32 breeding tactile foragers to each breeding visual forager was characteristic of the 1930s breeding assemblages. While this measure </w:t>
      </w:r>
      <w:del w:id="556" w:author="Ernest, Morgan" w:date="2025-09-30T09:08:00Z" w16du:dateUtc="2025-09-30T13:08:00Z">
        <w:r w:rsidDel="000F3634">
          <w:delText xml:space="preserve">has </w:delText>
        </w:r>
      </w:del>
      <w:r>
        <w:t>show</w:t>
      </w:r>
      <w:del w:id="557" w:author="Ernest, Morgan" w:date="2025-09-30T09:08:00Z" w16du:dateUtc="2025-09-30T13:08:00Z">
        <w:r w:rsidDel="000F3634">
          <w:delText>n</w:delText>
        </w:r>
      </w:del>
      <w:ins w:id="558" w:author="Ernest, Morgan" w:date="2025-09-30T09:08:00Z" w16du:dateUtc="2025-09-30T13:08:00Z">
        <w:r w:rsidR="000F3634">
          <w:t>ed</w:t>
        </w:r>
      </w:ins>
      <w:r>
        <w:t xml:space="preserve"> some improvement since the mid 1990’s (movement from 0.66 to 7.9 in 2018), the metric </w:t>
      </w:r>
      <w:ins w:id="559" w:author="Ernest, Morgan" w:date="2025-09-30T09:08:00Z" w16du:dateUtc="2025-09-30T13:08:00Z">
        <w:r w:rsidR="000F3634">
          <w:t>has</w:t>
        </w:r>
        <w:r w:rsidR="008B60B1">
          <w:t xml:space="preserve"> been </w:t>
        </w:r>
      </w:ins>
      <w:del w:id="560" w:author="Ernest, Morgan" w:date="2025-09-30T09:08:00Z" w16du:dateUtc="2025-09-30T13:08:00Z">
        <w:r w:rsidDel="008B60B1">
          <w:delText xml:space="preserve">is still generally </w:delText>
        </w:r>
      </w:del>
      <w:r>
        <w:t>an order of magnitude less than the restoration target (Figure 13). In 2025, the ratio was 2.24, and the 3-year running average was 2.48</w:t>
      </w:r>
      <w:ins w:id="561" w:author="Ernest, Morgan" w:date="2025-09-30T09:08:00Z" w16du:dateUtc="2025-09-30T13:08:00Z">
        <w:r w:rsidR="008B60B1">
          <w:t>, marking a</w:t>
        </w:r>
      </w:ins>
      <w:ins w:id="562" w:author="Ernest, Morgan" w:date="2025-09-30T09:09:00Z" w16du:dateUtc="2025-09-30T13:09:00Z">
        <w:r w:rsidR="008B60B1">
          <w:t xml:space="preserve"> 5h straight year that this running average has declined.</w:t>
        </w:r>
      </w:ins>
      <w:del w:id="563" w:author="Ernest, Morgan" w:date="2025-09-30T09:09:00Z" w16du:dateUtc="2025-09-30T13:09:00Z">
        <w:r w:rsidDel="008B60B1">
          <w:delText>.</w:delText>
        </w:r>
      </w:del>
    </w:p>
    <w:p w14:paraId="5DB8B2C6" w14:textId="4190FA5B" w:rsidR="000F3634" w:rsidRPr="000F3634" w:rsidDel="008B60B1" w:rsidRDefault="000F3634" w:rsidP="000F3634">
      <w:pPr>
        <w:pStyle w:val="BodyText"/>
        <w:rPr>
          <w:del w:id="564" w:author="Ernest, Morgan" w:date="2025-09-30T09:09:00Z" w16du:dateUtc="2025-09-30T13:09:00Z"/>
        </w:rPr>
        <w:pPrChange w:id="565" w:author="Ernest, Morgan" w:date="2025-09-30T09:07:00Z" w16du:dateUtc="2025-09-30T13:07:00Z">
          <w:pPr>
            <w:pStyle w:val="FirstParagraph"/>
          </w:pPr>
        </w:pPrChange>
      </w:pPr>
    </w:p>
    <w:p w14:paraId="5C71B980" w14:textId="77777777" w:rsidR="007D34B9" w:rsidRDefault="00000000">
      <w:pPr>
        <w:pStyle w:val="Heading4"/>
      </w:pPr>
      <w:bookmarkStart w:id="566" w:name="timing-of-nesting"/>
      <w:bookmarkEnd w:id="537"/>
      <w:r>
        <w:t>Timing of Nesting</w:t>
      </w:r>
    </w:p>
    <w:p w14:paraId="11E64E33" w14:textId="77777777" w:rsidR="007D34B9" w:rsidRDefault="00000000" w:rsidP="00723A4D">
      <w:pPr>
        <w:pStyle w:val="BlockText"/>
        <w:rPr>
          <w:ins w:id="567" w:author="Ernest, Morgan" w:date="2025-09-30T09:16:00Z" w16du:dateUtc="2025-09-30T13:16:00Z"/>
        </w:rPr>
      </w:pPr>
      <w:r>
        <w:rPr>
          <w:b/>
          <w:bCs/>
        </w:rPr>
        <w:t>Restoration Benchmarks:</w:t>
      </w:r>
      <w:r>
        <w:t xml:space="preserve"> November-December for date of earliest nest initiation by Wood storks.</w:t>
      </w:r>
    </w:p>
    <w:p w14:paraId="04D6925D" w14:textId="77777777" w:rsidR="008B60B1" w:rsidRPr="008B60B1" w:rsidRDefault="008B60B1" w:rsidP="008B60B1">
      <w:pPr>
        <w:pStyle w:val="BodyText"/>
        <w:rPr>
          <w:ins w:id="568" w:author="Ernest, Morgan" w:date="2025-09-30T09:15:00Z" w16du:dateUtc="2025-09-30T13:15:00Z"/>
        </w:rPr>
        <w:pPrChange w:id="569" w:author="Ernest, Morgan" w:date="2025-09-30T09:16:00Z" w16du:dateUtc="2025-09-30T13:16:00Z">
          <w:pPr>
            <w:pStyle w:val="BlockText"/>
          </w:pPr>
        </w:pPrChange>
      </w:pPr>
    </w:p>
    <w:tbl>
      <w:tblPr>
        <w:tblStyle w:val="TableGrid"/>
        <w:tblW w:w="0" w:type="auto"/>
        <w:tblLook w:val="04A0" w:firstRow="1" w:lastRow="0" w:firstColumn="1" w:lastColumn="0" w:noHBand="0" w:noVBand="1"/>
        <w:tblPrChange w:id="570" w:author="Ernest, Morgan" w:date="2025-09-30T09:15:00Z" w16du:dateUtc="2025-09-30T13:15:00Z">
          <w:tblPr>
            <w:tblStyle w:val="TableGrid"/>
            <w:tblW w:w="0" w:type="auto"/>
            <w:tblLook w:val="04A0" w:firstRow="1" w:lastRow="0" w:firstColumn="1" w:lastColumn="0" w:noHBand="0" w:noVBand="1"/>
          </w:tblPr>
        </w:tblPrChange>
      </w:tblPr>
      <w:tblGrid>
        <w:gridCol w:w="6336"/>
        <w:gridCol w:w="3014"/>
        <w:tblGridChange w:id="571">
          <w:tblGrid>
            <w:gridCol w:w="6336"/>
            <w:gridCol w:w="3014"/>
          </w:tblGrid>
        </w:tblGridChange>
      </w:tblGrid>
      <w:tr w:rsidR="008B60B1" w14:paraId="758A8A92" w14:textId="77777777" w:rsidTr="008B60B1">
        <w:trPr>
          <w:ins w:id="572" w:author="Ernest, Morgan" w:date="2025-09-30T09:10:00Z" w16du:dateUtc="2025-09-30T13:10:00Z"/>
        </w:trPr>
        <w:tc>
          <w:tcPr>
            <w:tcW w:w="6336" w:type="dxa"/>
            <w:tcPrChange w:id="573" w:author="Ernest, Morgan" w:date="2025-09-30T09:15:00Z" w16du:dateUtc="2025-09-30T13:15:00Z">
              <w:tcPr>
                <w:tcW w:w="4675" w:type="dxa"/>
              </w:tcPr>
            </w:tcPrChange>
          </w:tcPr>
          <w:p w14:paraId="57616169" w14:textId="77777777" w:rsidR="008B60B1" w:rsidRDefault="008B60B1" w:rsidP="008B60B1">
            <w:pPr>
              <w:pStyle w:val="CaptionedFigure"/>
              <w:rPr>
                <w:ins w:id="574" w:author="Ernest, Morgan" w:date="2025-09-30T09:10:00Z" w16du:dateUtc="2025-09-30T13:10:00Z"/>
              </w:rPr>
            </w:pPr>
            <w:ins w:id="575" w:author="Ernest, Morgan" w:date="2025-09-30T09:10:00Z" w16du:dateUtc="2025-09-30T13:10:00Z">
              <w:r>
                <w:rPr>
                  <w:noProof/>
                </w:rPr>
                <w:drawing>
                  <wp:inline distT="0" distB="0" distL="0" distR="0" wp14:anchorId="146580F6" wp14:editId="0BBE3A5A">
                    <wp:extent cx="3886200" cy="2095500"/>
                    <wp:effectExtent l="0" t="0" r="0" b="0"/>
                    <wp:docPr id="1594828110" name="Picture" descr="Figure 14: Wood Stork nest initiation date in the Everglades of Florida. Dashed line is the restoration target."/>
                    <wp:cNvGraphicFramePr/>
                    <a:graphic xmlns:a="http://schemas.openxmlformats.org/drawingml/2006/main">
                      <a:graphicData uri="http://schemas.openxmlformats.org/drawingml/2006/picture">
                        <pic:pic xmlns:pic="http://schemas.openxmlformats.org/drawingml/2006/picture">
                          <pic:nvPicPr>
                            <pic:cNvPr id="108" name="Picture" descr="usace_2025_files/figure-docx/storkindicator-1.png"/>
                            <pic:cNvPicPr>
                              <a:picLocks noChangeAspect="1" noChangeArrowheads="1"/>
                            </pic:cNvPicPr>
                          </pic:nvPicPr>
                          <pic:blipFill>
                            <a:blip r:embed="rId24"/>
                            <a:stretch>
                              <a:fillRect/>
                            </a:stretch>
                          </pic:blipFill>
                          <pic:spPr bwMode="auto">
                            <a:xfrm>
                              <a:off x="0" y="0"/>
                              <a:ext cx="3887035" cy="2095950"/>
                            </a:xfrm>
                            <a:prstGeom prst="rect">
                              <a:avLst/>
                            </a:prstGeom>
                            <a:noFill/>
                            <a:ln w="9525">
                              <a:noFill/>
                              <a:headEnd/>
                              <a:tailEnd/>
                            </a:ln>
                          </pic:spPr>
                        </pic:pic>
                      </a:graphicData>
                    </a:graphic>
                  </wp:inline>
                </w:drawing>
              </w:r>
            </w:ins>
          </w:p>
          <w:p w14:paraId="0E4C8E40" w14:textId="44918C19" w:rsidR="008B60B1" w:rsidRDefault="008B60B1" w:rsidP="008B60B1">
            <w:pPr>
              <w:pStyle w:val="ImageCaption"/>
              <w:rPr>
                <w:ins w:id="576" w:author="Ernest, Morgan" w:date="2025-09-30T09:10:00Z" w16du:dateUtc="2025-09-30T13:10:00Z"/>
              </w:rPr>
              <w:pPrChange w:id="577" w:author="Ernest, Morgan" w:date="2025-09-30T09:10:00Z" w16du:dateUtc="2025-09-30T13:10:00Z">
                <w:pPr>
                  <w:pStyle w:val="BodyText"/>
                  <w:ind w:firstLine="0"/>
                </w:pPr>
              </w:pPrChange>
            </w:pPr>
          </w:p>
        </w:tc>
        <w:tc>
          <w:tcPr>
            <w:tcW w:w="3014" w:type="dxa"/>
            <w:tcPrChange w:id="578" w:author="Ernest, Morgan" w:date="2025-09-30T09:15:00Z" w16du:dateUtc="2025-09-30T13:15:00Z">
              <w:tcPr>
                <w:tcW w:w="4675" w:type="dxa"/>
              </w:tcPr>
            </w:tcPrChange>
          </w:tcPr>
          <w:p w14:paraId="29F9F722" w14:textId="43E20EFF" w:rsidR="008B60B1" w:rsidRPr="008B60B1" w:rsidRDefault="008B60B1" w:rsidP="008B60B1">
            <w:pPr>
              <w:pStyle w:val="BodyText"/>
              <w:ind w:firstLine="0"/>
              <w:rPr>
                <w:ins w:id="579" w:author="Ernest, Morgan" w:date="2025-09-30T09:10:00Z" w16du:dateUtc="2025-09-30T13:10:00Z"/>
                <w:i/>
                <w:iCs/>
                <w:rPrChange w:id="580" w:author="Ernest, Morgan" w:date="2025-09-30T09:11:00Z" w16du:dateUtc="2025-09-30T13:11:00Z">
                  <w:rPr>
                    <w:ins w:id="581" w:author="Ernest, Morgan" w:date="2025-09-30T09:10:00Z" w16du:dateUtc="2025-09-30T13:10:00Z"/>
                  </w:rPr>
                </w:rPrChange>
              </w:rPr>
            </w:pPr>
            <w:ins w:id="582" w:author="Ernest, Morgan" w:date="2025-09-30T09:11:00Z" w16du:dateUtc="2025-09-30T13:11:00Z">
              <w:r w:rsidRPr="008B60B1">
                <w:rPr>
                  <w:i/>
                  <w:iCs/>
                  <w:rPrChange w:id="583" w:author="Ernest, Morgan" w:date="2025-09-30T09:11:00Z" w16du:dateUtc="2025-09-30T13:11:00Z">
                    <w:rPr/>
                  </w:rPrChange>
                </w:rPr>
                <w:t>Figure 14: Wood Stork nest initiation date in the Everglades of Florida. Dashed line is the restoration target.</w:t>
              </w:r>
            </w:ins>
          </w:p>
        </w:tc>
      </w:tr>
    </w:tbl>
    <w:p w14:paraId="5D854D32" w14:textId="710DDB37" w:rsidR="008B60B1" w:rsidDel="008B60B1" w:rsidRDefault="008B60B1" w:rsidP="00723A4D">
      <w:pPr>
        <w:pStyle w:val="FirstParagraph"/>
        <w:rPr>
          <w:del w:id="584" w:author="Ernest, Morgan" w:date="2025-09-30T09:11:00Z" w16du:dateUtc="2025-09-30T13:11:00Z"/>
        </w:rPr>
      </w:pPr>
    </w:p>
    <w:p w14:paraId="33C64A90" w14:textId="77777777" w:rsidR="008B60B1" w:rsidRPr="008B60B1" w:rsidRDefault="008B60B1" w:rsidP="008B60B1">
      <w:pPr>
        <w:pStyle w:val="BodyText"/>
        <w:rPr>
          <w:ins w:id="585" w:author="Ernest, Morgan" w:date="2025-09-30T09:16:00Z" w16du:dateUtc="2025-09-30T13:16:00Z"/>
        </w:rPr>
        <w:pPrChange w:id="586" w:author="Ernest, Morgan" w:date="2025-09-30T09:16:00Z" w16du:dateUtc="2025-09-30T13:16:00Z">
          <w:pPr>
            <w:pStyle w:val="BlockText"/>
          </w:pPr>
        </w:pPrChange>
      </w:pPr>
    </w:p>
    <w:p w14:paraId="4B52C72E" w14:textId="2F84CC7F" w:rsidR="007D34B9" w:rsidRDefault="00000000" w:rsidP="00723A4D">
      <w:pPr>
        <w:pStyle w:val="FirstParagraph"/>
      </w:pPr>
      <w:r>
        <w:t xml:space="preserve">This </w:t>
      </w:r>
      <w:del w:id="587" w:author="Ernest, Morgan" w:date="2025-09-30T09:11:00Z" w16du:dateUtc="2025-09-30T13:11:00Z">
        <w:r w:rsidDel="008B60B1">
          <w:delText xml:space="preserve">parameter </w:delText>
        </w:r>
      </w:del>
      <w:ins w:id="588" w:author="Ernest, Morgan" w:date="2025-09-30T09:11:00Z" w16du:dateUtc="2025-09-30T13:11:00Z">
        <w:r w:rsidR="008B60B1">
          <w:t>metric</w:t>
        </w:r>
        <w:r w:rsidR="008B60B1">
          <w:t xml:space="preserve"> </w:t>
        </w:r>
      </w:ins>
      <w:r>
        <w:t xml:space="preserve">applies only to the initiation of nesting for Wood Storks, which has shifted from November - December (1930s through 1960’s) to January - March (1980s – present). Later nesting increases the risk of mortality of nestlings that have not fledged prior to the onset of the wet season and can create the difference between the south Florida stork population acting as a source or sink population. This measure has shown a consistent trend towards later nesting between the 1930’s and the 1980s, with variation around a February mean initiation date since the 1980s (Figure 14). Although some years in the mid-2000’s stimulated earlier nesting, there has been no lasting improvement. The 2018 season start (late December) was quite early by comparison with recent </w:t>
      </w:r>
      <w:proofErr w:type="gramStart"/>
      <w:r>
        <w:t>years, and</w:t>
      </w:r>
      <w:proofErr w:type="gramEnd"/>
      <w:r>
        <w:t xml:space="preserve"> was only one of three years in the last 30 in which storks have initiated nesting by the end of December. The </w:t>
      </w:r>
      <w:proofErr w:type="gramStart"/>
      <w:r>
        <w:t>2025 date</w:t>
      </w:r>
      <w:proofErr w:type="gramEnd"/>
      <w:r>
        <w:t xml:space="preserve"> was 2025-02-03</w:t>
      </w:r>
      <w:ins w:id="589" w:author="Ernest, Morgan" w:date="2025-09-30T09:12:00Z" w16du:dateUtc="2025-09-30T13:12:00Z">
        <w:r w:rsidR="008B60B1">
          <w:t xml:space="preserve"> (at Cabbage Bay, ENP)</w:t>
        </w:r>
      </w:ins>
      <w:r>
        <w:t>, which was later than last year. The three-year running average for 2025 was 2.67, which corresponds to an averaged nest initiation date of early February.</w:t>
      </w:r>
    </w:p>
    <w:p w14:paraId="41B00295" w14:textId="77777777" w:rsidR="007D34B9" w:rsidRDefault="00000000">
      <w:pPr>
        <w:pStyle w:val="Heading4"/>
      </w:pPr>
      <w:bookmarkStart w:id="590" w:name="exceptionally-large-ibis-aggregations"/>
      <w:bookmarkEnd w:id="566"/>
      <w:r>
        <w:t xml:space="preserve">Exceptionally large </w:t>
      </w:r>
      <w:proofErr w:type="gramStart"/>
      <w:r>
        <w:t>ibis</w:t>
      </w:r>
      <w:proofErr w:type="gramEnd"/>
      <w:r>
        <w:t xml:space="preserve"> aggregations</w:t>
      </w:r>
    </w:p>
    <w:p w14:paraId="185FE3ED" w14:textId="77777777" w:rsidR="007D34B9" w:rsidRDefault="00000000" w:rsidP="00723A4D">
      <w:pPr>
        <w:pStyle w:val="BlockText"/>
        <w:rPr>
          <w:ins w:id="591" w:author="Ernest, Morgan" w:date="2025-09-30T09:16:00Z" w16du:dateUtc="2025-09-30T13:16:00Z"/>
        </w:rPr>
      </w:pPr>
      <w:r>
        <w:rPr>
          <w:b/>
          <w:bCs/>
        </w:rPr>
        <w:t>Restoration Benchmarks:</w:t>
      </w:r>
      <w:r>
        <w:t xml:space="preserve"> Large ibis nesting events every 1.6 years (dashed line in Figure 15).</w:t>
      </w:r>
    </w:p>
    <w:tbl>
      <w:tblPr>
        <w:tblStyle w:val="TableGrid"/>
        <w:tblW w:w="0" w:type="auto"/>
        <w:tblLook w:val="04A0" w:firstRow="1" w:lastRow="0" w:firstColumn="1" w:lastColumn="0" w:noHBand="0" w:noVBand="1"/>
      </w:tblPr>
      <w:tblGrid>
        <w:gridCol w:w="5796"/>
        <w:gridCol w:w="3554"/>
      </w:tblGrid>
      <w:tr w:rsidR="008B60B1" w14:paraId="66B4CD96" w14:textId="77777777" w:rsidTr="008B60B1">
        <w:trPr>
          <w:ins w:id="592" w:author="Ernest, Morgan" w:date="2025-09-30T09:16:00Z" w16du:dateUtc="2025-09-30T13:16:00Z"/>
        </w:trPr>
        <w:tc>
          <w:tcPr>
            <w:tcW w:w="4675" w:type="dxa"/>
          </w:tcPr>
          <w:p w14:paraId="2450B695" w14:textId="77777777" w:rsidR="008B60B1" w:rsidRDefault="008B60B1" w:rsidP="008B60B1">
            <w:pPr>
              <w:pStyle w:val="CaptionedFigure"/>
              <w:rPr>
                <w:ins w:id="593" w:author="Ernest, Morgan" w:date="2025-09-30T09:17:00Z" w16du:dateUtc="2025-09-30T13:17:00Z"/>
              </w:rPr>
            </w:pPr>
          </w:p>
          <w:p w14:paraId="47793544" w14:textId="77777777" w:rsidR="008B60B1" w:rsidRDefault="008B60B1" w:rsidP="008B60B1">
            <w:pPr>
              <w:pStyle w:val="CaptionedFigure"/>
              <w:rPr>
                <w:ins w:id="594" w:author="Ernest, Morgan" w:date="2025-09-30T09:17:00Z" w16du:dateUtc="2025-09-30T13:17:00Z"/>
              </w:rPr>
            </w:pPr>
            <w:ins w:id="595" w:author="Ernest, Morgan" w:date="2025-09-30T09:17:00Z" w16du:dateUtc="2025-09-30T13:17:00Z">
              <w:r>
                <w:rPr>
                  <w:noProof/>
                </w:rPr>
                <w:drawing>
                  <wp:inline distT="0" distB="0" distL="0" distR="0" wp14:anchorId="01D7F5BA" wp14:editId="54FA8A01">
                    <wp:extent cx="3538728" cy="2834640"/>
                    <wp:effectExtent l="0" t="0" r="5080" b="3810"/>
                    <wp:docPr id="1124361419" name="Picture" descr="Figure 15: Three year running average of the interval between ibis supercolony events, by year. Dashed line is the restoration target."/>
                    <wp:cNvGraphicFramePr/>
                    <a:graphic xmlns:a="http://schemas.openxmlformats.org/drawingml/2006/main">
                      <a:graphicData uri="http://schemas.openxmlformats.org/drawingml/2006/picture">
                        <pic:pic xmlns:pic="http://schemas.openxmlformats.org/drawingml/2006/picture">
                          <pic:nvPicPr>
                            <pic:cNvPr id="112" name="Picture" descr="usace_2025_files/figure-docx/supercolonyindicator-1.png"/>
                            <pic:cNvPicPr>
                              <a:picLocks noChangeAspect="1" noChangeArrowheads="1"/>
                            </pic:cNvPicPr>
                          </pic:nvPicPr>
                          <pic:blipFill>
                            <a:blip r:embed="rId25"/>
                            <a:stretch>
                              <a:fillRect/>
                            </a:stretch>
                          </pic:blipFill>
                          <pic:spPr bwMode="auto">
                            <a:xfrm>
                              <a:off x="0" y="0"/>
                              <a:ext cx="3538728" cy="2834640"/>
                            </a:xfrm>
                            <a:prstGeom prst="rect">
                              <a:avLst/>
                            </a:prstGeom>
                            <a:noFill/>
                            <a:ln w="9525">
                              <a:noFill/>
                              <a:headEnd/>
                              <a:tailEnd/>
                            </a:ln>
                          </pic:spPr>
                        </pic:pic>
                      </a:graphicData>
                    </a:graphic>
                  </wp:inline>
                </w:drawing>
              </w:r>
            </w:ins>
          </w:p>
          <w:p w14:paraId="224B42C1" w14:textId="77777777" w:rsidR="008B60B1" w:rsidRDefault="008B60B1" w:rsidP="008B60B1">
            <w:pPr>
              <w:pStyle w:val="ImageCaption"/>
              <w:rPr>
                <w:ins w:id="596" w:author="Ernest, Morgan" w:date="2025-09-30T09:16:00Z" w16du:dateUtc="2025-09-30T13:16:00Z"/>
              </w:rPr>
              <w:pPrChange w:id="597" w:author="Ernest, Morgan" w:date="2025-09-30T09:17:00Z" w16du:dateUtc="2025-09-30T13:17:00Z">
                <w:pPr>
                  <w:pStyle w:val="BodyText"/>
                  <w:ind w:firstLine="0"/>
                </w:pPr>
              </w:pPrChange>
            </w:pPr>
          </w:p>
        </w:tc>
        <w:tc>
          <w:tcPr>
            <w:tcW w:w="4675" w:type="dxa"/>
          </w:tcPr>
          <w:p w14:paraId="39965F44" w14:textId="77777777" w:rsidR="008B60B1" w:rsidRDefault="008B60B1" w:rsidP="008B60B1">
            <w:pPr>
              <w:pStyle w:val="ImageCaption"/>
              <w:rPr>
                <w:ins w:id="598" w:author="Ernest, Morgan" w:date="2025-09-30T09:17:00Z" w16du:dateUtc="2025-09-30T13:17:00Z"/>
              </w:rPr>
            </w:pPr>
            <w:ins w:id="599" w:author="Ernest, Morgan" w:date="2025-09-30T09:17:00Z" w16du:dateUtc="2025-09-30T13:17:00Z">
              <w:r>
                <w:t xml:space="preserve">Figure 15: Three year running average of the interval between ibis </w:t>
              </w:r>
              <w:proofErr w:type="spellStart"/>
              <w:r>
                <w:t>supercolony</w:t>
              </w:r>
              <w:proofErr w:type="spellEnd"/>
              <w:r>
                <w:t xml:space="preserve"> events, by year. Dashed line is the restoration target.</w:t>
              </w:r>
            </w:ins>
          </w:p>
          <w:p w14:paraId="3C4CBB28" w14:textId="77777777" w:rsidR="008B60B1" w:rsidRDefault="008B60B1" w:rsidP="008B60B1">
            <w:pPr>
              <w:pStyle w:val="BodyText"/>
              <w:ind w:firstLine="0"/>
              <w:rPr>
                <w:ins w:id="600" w:author="Ernest, Morgan" w:date="2025-09-30T09:16:00Z" w16du:dateUtc="2025-09-30T13:16:00Z"/>
              </w:rPr>
            </w:pPr>
          </w:p>
        </w:tc>
      </w:tr>
    </w:tbl>
    <w:p w14:paraId="324F27B2" w14:textId="038A7A5E" w:rsidR="008B60B1" w:rsidRPr="008B60B1" w:rsidDel="00F42F7C" w:rsidRDefault="008B60B1" w:rsidP="008B60B1">
      <w:pPr>
        <w:pStyle w:val="BodyText"/>
        <w:rPr>
          <w:del w:id="601" w:author="Ernest, Morgan" w:date="2025-09-30T09:53:00Z" w16du:dateUtc="2025-09-30T13:53:00Z"/>
        </w:rPr>
        <w:pPrChange w:id="602" w:author="Ernest, Morgan" w:date="2025-09-30T09:16:00Z" w16du:dateUtc="2025-09-30T13:16:00Z">
          <w:pPr>
            <w:pStyle w:val="BlockText"/>
          </w:pPr>
        </w:pPrChange>
      </w:pPr>
    </w:p>
    <w:p w14:paraId="31B7ADC0" w14:textId="4946BE8A" w:rsidR="007D34B9" w:rsidRDefault="00000000" w:rsidP="00723A4D">
      <w:pPr>
        <w:pStyle w:val="FirstParagraph"/>
      </w:pPr>
      <w:r>
        <w:t xml:space="preserve">Episodic, exceptionally large breeding aggregations of ibises were characteristic of the </w:t>
      </w:r>
      <w:proofErr w:type="spellStart"/>
      <w:r>
        <w:t>predrainage</w:t>
      </w:r>
      <w:proofErr w:type="spellEnd"/>
      <w:r>
        <w:t xml:space="preserve"> system and are thought to be indicators of the ability of the wetland system to produce very large pulses of prey resulting in part from typical cycles of drought and flood. Large breeding aggregations during the recent period are defined as being above 16,977 nests each year, defined as the 70th percentile of the entire period of record of annual </w:t>
      </w:r>
      <w:proofErr w:type="spellStart"/>
      <w:r>
        <w:t>nestings</w:t>
      </w:r>
      <w:proofErr w:type="spellEnd"/>
      <w:r>
        <w:t xml:space="preserve">. The interval between large ibis </w:t>
      </w:r>
      <w:proofErr w:type="spellStart"/>
      <w:r>
        <w:t>nestings</w:t>
      </w:r>
      <w:proofErr w:type="spellEnd"/>
      <w:r>
        <w:t xml:space="preserve"> in the </w:t>
      </w:r>
      <w:proofErr w:type="spellStart"/>
      <w:r>
        <w:t>predrainage</w:t>
      </w:r>
      <w:proofErr w:type="spellEnd"/>
      <w:r>
        <w:t xml:space="preserve"> period was 1.6 years and this serves as the target for restoration. The 3-year average this year is 1.33. This measure has improved very markedly since the 1970s, with the target achieved</w:t>
      </w:r>
      <w:ins w:id="603" w:author="Ernest, Morgan" w:date="2025-09-30T09:17:00Z" w16du:dateUtc="2025-09-30T13:17:00Z">
        <w:r w:rsidR="008B60B1">
          <w:t xml:space="preserve"> or even exceeded</w:t>
        </w:r>
      </w:ins>
      <w:r>
        <w:t xml:space="preserve"> </w:t>
      </w:r>
      <w:del w:id="604" w:author="Ernest, Morgan" w:date="2025-09-30T09:18:00Z" w16du:dateUtc="2025-09-30T13:18:00Z">
        <w:r w:rsidDel="008B60B1">
          <w:delText>in 15 of the last 24 years</w:delText>
        </w:r>
      </w:del>
      <w:ins w:id="605" w:author="Ernest, Morgan" w:date="2025-09-30T09:18:00Z" w16du:dateUtc="2025-09-30T13:18:00Z">
        <w:r w:rsidR="008B60B1">
          <w:t>in most years</w:t>
        </w:r>
      </w:ins>
      <w:r>
        <w:t xml:space="preserve"> (Figure 15).</w:t>
      </w:r>
    </w:p>
    <w:p w14:paraId="6E91707F" w14:textId="77777777" w:rsidR="007D34B9" w:rsidRDefault="00000000">
      <w:pPr>
        <w:pStyle w:val="Heading3"/>
        <w:rPr>
          <w:ins w:id="606" w:author="Ernest, Morgan" w:date="2025-09-30T09:51:00Z" w16du:dateUtc="2025-09-30T13:51:00Z"/>
        </w:rPr>
      </w:pPr>
      <w:bookmarkStart w:id="607" w:name="_Toc209968496"/>
      <w:bookmarkStart w:id="608" w:name="restoration-discussion"/>
      <w:bookmarkEnd w:id="499"/>
      <w:bookmarkEnd w:id="590"/>
      <w:r>
        <w:t>Restoration Discussion</w:t>
      </w:r>
      <w:bookmarkEnd w:id="607"/>
    </w:p>
    <w:p w14:paraId="1BC6F292" w14:textId="2E6DE93B" w:rsidR="00F42F7C" w:rsidRPr="00F42F7C" w:rsidDel="00F42F7C" w:rsidRDefault="00F42F7C" w:rsidP="00F42F7C">
      <w:pPr>
        <w:pStyle w:val="BodyText"/>
        <w:rPr>
          <w:del w:id="609" w:author="Ernest, Morgan" w:date="2025-09-30T09:51:00Z" w16du:dateUtc="2025-09-30T13:51:00Z"/>
        </w:rPr>
        <w:pPrChange w:id="610" w:author="Ernest, Morgan" w:date="2025-09-30T09:51:00Z" w16du:dateUtc="2025-09-30T13:51:00Z">
          <w:pPr>
            <w:pStyle w:val="Heading3"/>
          </w:pPr>
        </w:pPrChange>
      </w:pPr>
    </w:p>
    <w:p w14:paraId="5EBA1031" w14:textId="79CE93CD" w:rsidR="00F42F7C" w:rsidRPr="00F42F7C" w:rsidRDefault="00000000" w:rsidP="00F42F7C">
      <w:pPr>
        <w:pStyle w:val="BodyText"/>
        <w:rPr>
          <w:ins w:id="611" w:author="Ernest, Morgan" w:date="2025-09-30T09:51:00Z" w16du:dateUtc="2025-09-30T13:51:00Z"/>
        </w:rPr>
      </w:pPr>
      <w:proofErr w:type="gramStart"/>
      <w:r>
        <w:t>As a whole, these</w:t>
      </w:r>
      <w:proofErr w:type="gramEnd"/>
      <w:r>
        <w:t xml:space="preserve"> measures of wading bird nesting suggest that while there have been real improvements in several of the measures during the past one or two decades, several key measures are stalled and not showing further improvement. </w:t>
      </w:r>
      <w:ins w:id="612" w:author="Ernest, Morgan" w:date="2025-09-30T09:50:00Z" w16du:dateUtc="2025-09-30T13:50:00Z">
        <w:r w:rsidR="00F42F7C">
          <w:t>T</w:t>
        </w:r>
        <w:r w:rsidR="00F42F7C">
          <w:t xml:space="preserve">wo metrics have </w:t>
        </w:r>
        <w:r w:rsidR="00F42F7C">
          <w:t xml:space="preserve">even </w:t>
        </w:r>
        <w:r w:rsidR="00F42F7C">
          <w:t>exhibited 4-5 years of consistent declines</w:t>
        </w:r>
        <w:r w:rsidR="00F42F7C">
          <w:t xml:space="preserve">. </w:t>
        </w:r>
      </w:ins>
      <w:ins w:id="613" w:author="Ernest, Morgan" w:date="2025-09-30T09:21:00Z" w16du:dateUtc="2025-09-30T13:21:00Z">
        <w:r w:rsidR="00E213BE">
          <w:t xml:space="preserve">After </w:t>
        </w:r>
        <w:r w:rsidR="00E213BE">
          <w:t>dramatic increase</w:t>
        </w:r>
      </w:ins>
      <w:ins w:id="614" w:author="Ernest, Morgan" w:date="2025-09-30T09:22:00Z" w16du:dateUtc="2025-09-30T13:22:00Z">
        <w:r w:rsidR="00E213BE">
          <w:t>s</w:t>
        </w:r>
      </w:ins>
      <w:ins w:id="615" w:author="Ernest, Morgan" w:date="2025-09-30T09:21:00Z" w16du:dateUtc="2025-09-30T13:21:00Z">
        <w:r w:rsidR="00E213BE">
          <w:t xml:space="preserve"> in 2018, 2019, and 2021</w:t>
        </w:r>
        <w:r w:rsidR="00E213BE">
          <w:t xml:space="preserve">, location of nesting has </w:t>
        </w:r>
      </w:ins>
      <w:ins w:id="616" w:author="Ernest, Morgan" w:date="2025-09-30T09:27:00Z" w16du:dateUtc="2025-09-30T13:27:00Z">
        <w:r w:rsidR="00E213BE">
          <w:t xml:space="preserve">declined consistently since its peak in 2021. </w:t>
        </w:r>
      </w:ins>
      <w:ins w:id="617" w:author="Ernest, Morgan" w:date="2025-09-30T09:23:00Z" w16du:dateUtc="2025-09-30T13:23:00Z">
        <w:r w:rsidR="00E213BE">
          <w:t xml:space="preserve">Improvements in </w:t>
        </w:r>
      </w:ins>
      <w:ins w:id="618" w:author="Ernest, Morgan" w:date="2025-09-30T09:22:00Z" w16du:dateUtc="2025-09-30T13:22:00Z">
        <w:r w:rsidR="00E213BE">
          <w:t>ratio of tactile to visual foragers</w:t>
        </w:r>
      </w:ins>
      <w:ins w:id="619" w:author="Ernest, Morgan" w:date="2025-09-30T09:24:00Z" w16du:dateUtc="2025-09-30T13:24:00Z">
        <w:r w:rsidR="00E213BE">
          <w:t xml:space="preserve"> have also undergone a reversal, with </w:t>
        </w:r>
      </w:ins>
      <w:ins w:id="620" w:author="Ernest, Morgan" w:date="2025-09-30T09:27:00Z" w16du:dateUtc="2025-09-30T13:27:00Z">
        <w:r w:rsidR="00E213BE">
          <w:t xml:space="preserve">consistent </w:t>
        </w:r>
      </w:ins>
      <w:ins w:id="621" w:author="Ernest, Morgan" w:date="2025-09-30T09:24:00Z" w16du:dateUtc="2025-09-30T13:24:00Z">
        <w:r w:rsidR="00E213BE">
          <w:t xml:space="preserve">declines in this metric </w:t>
        </w:r>
      </w:ins>
      <w:ins w:id="622" w:author="Ernest, Morgan" w:date="2025-09-30T09:27:00Z" w16du:dateUtc="2025-09-30T13:27:00Z">
        <w:r w:rsidR="00E213BE">
          <w:t>since</w:t>
        </w:r>
      </w:ins>
      <w:ins w:id="623" w:author="Ernest, Morgan" w:date="2025-09-30T09:25:00Z" w16du:dateUtc="2025-09-30T13:25:00Z">
        <w:r w:rsidR="00E213BE">
          <w:t xml:space="preserve"> </w:t>
        </w:r>
      </w:ins>
      <w:ins w:id="624" w:author="Ernest, Morgan" w:date="2025-09-30T09:24:00Z" w16du:dateUtc="2025-09-30T13:24:00Z">
        <w:r w:rsidR="00E213BE">
          <w:t>2020.</w:t>
        </w:r>
      </w:ins>
      <w:ins w:id="625" w:author="Ernest, Morgan" w:date="2025-09-30T09:22:00Z" w16du:dateUtc="2025-09-30T13:22:00Z">
        <w:r w:rsidR="00E213BE">
          <w:t xml:space="preserve"> </w:t>
        </w:r>
      </w:ins>
      <w:ins w:id="626" w:author="Ernest, Morgan" w:date="2025-09-30T09:52:00Z" w16du:dateUtc="2025-09-30T13:52:00Z">
        <w:r w:rsidR="00F42F7C">
          <w:t>Because this is a small number of years for a highly variable system, whether this is a long-term trend remains to be unseen, but these consistent reversals in progress may</w:t>
        </w:r>
      </w:ins>
      <w:ins w:id="627" w:author="Ernest, Morgan" w:date="2025-09-30T09:51:00Z" w16du:dateUtc="2025-09-30T13:51:00Z">
        <w:r w:rsidR="00F42F7C">
          <w:t xml:space="preserve"> warrant closer attention.</w:t>
        </w:r>
      </w:ins>
    </w:p>
    <w:p w14:paraId="5C95987E" w14:textId="230C0577" w:rsidR="007D34B9" w:rsidDel="009B1582" w:rsidRDefault="00000000" w:rsidP="00723A4D">
      <w:pPr>
        <w:pStyle w:val="FirstParagraph"/>
        <w:rPr>
          <w:del w:id="628" w:author="Ernest, Morgan" w:date="2025-09-30T09:32:00Z" w16du:dateUtc="2025-09-30T13:32:00Z"/>
        </w:rPr>
      </w:pPr>
      <w:r>
        <w:t xml:space="preserve">Two measures are genuinely hopeful - numbers of nesting pairs of ibises, storks and Great Egrets in the system seem to be regularly achieving the restoration targets, and the interval between exceptional ibis nesting years has consistently met and surpassed the restoration target. </w:t>
      </w:r>
      <w:del w:id="629" w:author="Ernest, Morgan" w:date="2025-09-30T09:21:00Z" w16du:dateUtc="2025-09-30T13:21:00Z">
        <w:r w:rsidDel="00E213BE">
          <w:delText xml:space="preserve">There has been </w:delText>
        </w:r>
      </w:del>
      <w:del w:id="630" w:author="Ernest, Morgan" w:date="2025-09-30T09:19:00Z" w16du:dateUtc="2025-09-30T13:19:00Z">
        <w:r w:rsidDel="00E213BE">
          <w:delText xml:space="preserve">real </w:delText>
        </w:r>
      </w:del>
      <w:del w:id="631" w:author="Ernest, Morgan" w:date="2025-09-30T09:21:00Z" w16du:dateUtc="2025-09-30T13:21:00Z">
        <w:r w:rsidDel="00E213BE">
          <w:delText xml:space="preserve">progress in the location of nesting, with dramatic increase in 2018, 2019, and 2021 and an apparent positive trend despite this year’s exceptionally low value. </w:delText>
        </w:r>
      </w:del>
      <w:r>
        <w:t xml:space="preserve">Nonetheless, there is much room for improvement. While the numbers of Snowy Egrets have improved in the last five years, they remain far from restoration targets. </w:t>
      </w:r>
      <w:r>
        <w:lastRenderedPageBreak/>
        <w:t xml:space="preserve">There is little evidence that the timing of nesting for storks is improving on average, despite the early nesting in 2017 - 2019. </w:t>
      </w:r>
      <w:del w:id="632" w:author="Ernest, Morgan" w:date="2025-09-30T09:22:00Z" w16du:dateUtc="2025-09-30T13:22:00Z">
        <w:r w:rsidDel="00E213BE">
          <w:delText xml:space="preserve">The ratio of tactile to visual foragers continues to improve since the mid-2000’s but remains an order of magnitude below the restoration target. </w:delText>
        </w:r>
      </w:del>
      <w:r>
        <w:t xml:space="preserve">This picture illustrates clearly that the birds probably have responded in the last two decades to a combination of altered water management regimes, favorable rainfall patterns and </w:t>
      </w:r>
      <w:proofErr w:type="spellStart"/>
      <w:r>
        <w:t>hydropattern</w:t>
      </w:r>
      <w:proofErr w:type="spellEnd"/>
      <w:r>
        <w:t xml:space="preserve"> by nesting more consistently in the coastal zone, and by increasing populations of ibises and storks. While some of the population increases may be attributable to forces outside the Everglades system, the fact that these species </w:t>
      </w:r>
      <w:del w:id="633" w:author="Ernest, Morgan" w:date="2025-09-30T09:29:00Z" w16du:dateUtc="2025-09-30T13:29:00Z">
        <w:r w:rsidDel="009B1582">
          <w:delText xml:space="preserve">have </w:delText>
        </w:r>
      </w:del>
      <w:ins w:id="634" w:author="Ernest, Morgan" w:date="2025-09-30T09:29:00Z" w16du:dateUtc="2025-09-30T13:29:00Z">
        <w:r w:rsidR="009B1582">
          <w:t xml:space="preserve">can be </w:t>
        </w:r>
      </w:ins>
      <w:del w:id="635" w:author="Ernest, Morgan" w:date="2025-09-30T09:29:00Z" w16du:dateUtc="2025-09-30T13:29:00Z">
        <w:r w:rsidDel="009B1582">
          <w:delText xml:space="preserve">been </w:delText>
        </w:r>
      </w:del>
      <w:r>
        <w:t xml:space="preserve">attracted to nest in the Everglades in larger numbers, and that nesting has often been successful, remains a solid indicator. The lack of movement of the other measures suggests that the current hydrological management regimes are not powerful enough to nudge the timing of nesting, ratio of tactile foragers, or numbers of nesting Snowy Egrets further. While this illustrates an apparent </w:t>
      </w:r>
      <w:proofErr w:type="gramStart"/>
      <w:r>
        <w:t>stasis</w:t>
      </w:r>
      <w:proofErr w:type="gramEnd"/>
      <w:r>
        <w:t xml:space="preserve">, it should be remembered that full restoration of wading bird populations is predicted only </w:t>
      </w:r>
      <w:proofErr w:type="gramStart"/>
      <w:r>
        <w:t>as a result of</w:t>
      </w:r>
      <w:proofErr w:type="gramEnd"/>
      <w:r>
        <w:t xml:space="preserve"> full restoration of key historical </w:t>
      </w:r>
      <w:proofErr w:type="spellStart"/>
      <w:r>
        <w:t>hydropatterns</w:t>
      </w:r>
      <w:proofErr w:type="spellEnd"/>
      <w:r>
        <w:t>, which has not yet occurred.</w:t>
      </w:r>
    </w:p>
    <w:p w14:paraId="72080A3D" w14:textId="5AD59F4C" w:rsidR="007D34B9" w:rsidDel="009B1582" w:rsidRDefault="00000000" w:rsidP="009B1582">
      <w:pPr>
        <w:pStyle w:val="FirstParagraph"/>
        <w:rPr>
          <w:del w:id="636" w:author="Ernest, Morgan" w:date="2025-09-30T09:16:00Z" w16du:dateUtc="2025-09-30T13:16:00Z"/>
        </w:rPr>
      </w:pPr>
      <w:del w:id="637" w:author="Ernest, Morgan" w:date="2025-09-30T09:33:00Z" w16du:dateUtc="2025-09-30T13:33:00Z">
        <w:r w:rsidDel="009B1582">
          <w:br w:type="page"/>
        </w:r>
      </w:del>
    </w:p>
    <w:p w14:paraId="4F3FF6DB" w14:textId="77777777" w:rsidR="009B1582" w:rsidRPr="009B1582" w:rsidRDefault="009B1582" w:rsidP="009B1582">
      <w:pPr>
        <w:pStyle w:val="BodyText"/>
        <w:rPr>
          <w:ins w:id="638" w:author="Ernest, Morgan" w:date="2025-09-30T09:33:00Z" w16du:dateUtc="2025-09-30T13:33:00Z"/>
        </w:rPr>
        <w:pPrChange w:id="639" w:author="Ernest, Morgan" w:date="2025-09-30T09:33:00Z" w16du:dateUtc="2025-09-30T13:33:00Z">
          <w:pPr/>
        </w:pPrChange>
      </w:pPr>
    </w:p>
    <w:p w14:paraId="397DB8A7" w14:textId="77777777" w:rsidR="007D34B9" w:rsidRPr="00F42F7C" w:rsidRDefault="00000000" w:rsidP="009B1582">
      <w:pPr>
        <w:pStyle w:val="FirstParagraph"/>
        <w:rPr>
          <w:i/>
          <w:iCs/>
          <w:rPrChange w:id="640" w:author="Ernest, Morgan" w:date="2025-09-30T09:53:00Z" w16du:dateUtc="2025-09-30T13:53:00Z">
            <w:rPr/>
          </w:rPrChange>
        </w:rPr>
        <w:pPrChange w:id="641" w:author="Ernest, Morgan" w:date="2025-09-30T09:32:00Z" w16du:dateUtc="2025-09-30T13:32:00Z">
          <w:pPr>
            <w:pStyle w:val="TableCaption"/>
          </w:pPr>
        </w:pPrChange>
      </w:pPr>
      <w:bookmarkStart w:id="642" w:name="tab:maxcountindicator"/>
      <w:bookmarkEnd w:id="642"/>
      <w:proofErr w:type="spellStart"/>
      <w:r w:rsidRPr="00F42F7C">
        <w:rPr>
          <w:i/>
          <w:iCs/>
          <w:rPrChange w:id="643" w:author="Ernest, Morgan" w:date="2025-09-30T09:53:00Z" w16du:dateUtc="2025-09-30T13:53:00Z">
            <w:rPr/>
          </w:rPrChange>
        </w:rPr>
        <w:t>Table</w:t>
      </w:r>
      <w:proofErr w:type="spellEnd"/>
      <w:r w:rsidRPr="00F42F7C">
        <w:rPr>
          <w:i/>
          <w:iCs/>
          <w:rPrChange w:id="644" w:author="Ernest, Morgan" w:date="2025-09-30T09:53:00Z" w16du:dateUtc="2025-09-30T13:53:00Z">
            <w:rPr/>
          </w:rPrChange>
        </w:rPr>
        <w:t xml:space="preserve"> 9: Three-year running </w:t>
      </w:r>
      <w:proofErr w:type="gramStart"/>
      <w:r w:rsidRPr="00F42F7C">
        <w:rPr>
          <w:i/>
          <w:iCs/>
          <w:rPrChange w:id="645" w:author="Ernest, Morgan" w:date="2025-09-30T09:53:00Z" w16du:dateUtc="2025-09-30T13:53:00Z">
            <w:rPr/>
          </w:rPrChange>
        </w:rPr>
        <w:t>averages of numbers</w:t>
      </w:r>
      <w:proofErr w:type="gramEnd"/>
      <w:r w:rsidRPr="00F42F7C">
        <w:rPr>
          <w:i/>
          <w:iCs/>
          <w:rPrChange w:id="646" w:author="Ernest, Morgan" w:date="2025-09-30T09:53:00Z" w16du:dateUtc="2025-09-30T13:53:00Z">
            <w:rPr/>
          </w:rPrChange>
        </w:rPr>
        <w:t xml:space="preserve"> of nesting pairs of Great Egrets, Snowy Egrets, White Ibises, and Wood Storks in the mainland Everglades (WCAs + ENP, not including Florida Bay).</w:t>
      </w:r>
    </w:p>
    <w:tbl>
      <w:tblPr>
        <w:tblW w:w="0" w:type="auto"/>
        <w:jc w:val="center"/>
        <w:tblLayout w:type="fixed"/>
        <w:tblLook w:val="0420" w:firstRow="1" w:lastRow="0" w:firstColumn="0" w:lastColumn="0" w:noHBand="0" w:noVBand="1"/>
      </w:tblPr>
      <w:tblGrid>
        <w:gridCol w:w="1080"/>
        <w:gridCol w:w="1080"/>
        <w:gridCol w:w="1080"/>
        <w:gridCol w:w="1080"/>
        <w:gridCol w:w="1080"/>
      </w:tblGrid>
      <w:tr w:rsidR="007D34B9" w14:paraId="28C29B10"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1A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154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46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8B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511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r>
      <w:tr w:rsidR="007D34B9" w14:paraId="7A1C5288"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389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FB7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F3D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1322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74D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2785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2B4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276</w:t>
            </w:r>
          </w:p>
        </w:tc>
      </w:tr>
      <w:tr w:rsidR="007D34B9" w14:paraId="4B201C4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1B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6D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BD6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872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3458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DE8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188</w:t>
            </w:r>
          </w:p>
        </w:tc>
      </w:tr>
      <w:tr w:rsidR="007D34B9" w14:paraId="3029190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89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45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D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A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5932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951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w:t>
            </w:r>
          </w:p>
        </w:tc>
      </w:tr>
      <w:tr w:rsidR="007D34B9" w14:paraId="71EBC3A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1F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0E9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9C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A9F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46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277</w:t>
            </w:r>
          </w:p>
        </w:tc>
      </w:tr>
      <w:tr w:rsidR="007D34B9" w14:paraId="04F41D3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EBD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B8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1E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4A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8EC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301</w:t>
            </w:r>
          </w:p>
        </w:tc>
      </w:tr>
      <w:tr w:rsidR="007D34B9" w14:paraId="2DD23C8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1C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23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5E0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9DE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6C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278</w:t>
            </w:r>
          </w:p>
        </w:tc>
      </w:tr>
      <w:tr w:rsidR="007D34B9" w14:paraId="3FC2544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8B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2A2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C6A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F0D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2BA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297</w:t>
            </w:r>
          </w:p>
        </w:tc>
      </w:tr>
      <w:tr w:rsidR="007D34B9" w14:paraId="37C38C6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8B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0B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898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98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8D7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247</w:t>
            </w:r>
          </w:p>
        </w:tc>
      </w:tr>
      <w:tr w:rsidR="007D34B9" w14:paraId="06FA337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E2F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C3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15E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3D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FDA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274</w:t>
            </w:r>
          </w:p>
        </w:tc>
      </w:tr>
      <w:tr w:rsidR="007D34B9" w14:paraId="3077E0A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A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FAA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7B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0DA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30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123</w:t>
            </w:r>
          </w:p>
        </w:tc>
      </w:tr>
      <w:tr w:rsidR="007D34B9" w14:paraId="7160078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4B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1996</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0EFB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76A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4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46D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381</w:t>
            </w:r>
          </w:p>
        </w:tc>
      </w:tr>
      <w:tr w:rsidR="007D34B9" w14:paraId="7F982F3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E2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67E63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1BF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F3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B4D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419</w:t>
            </w:r>
          </w:p>
        </w:tc>
      </w:tr>
      <w:tr w:rsidR="007D34B9" w14:paraId="28CC42E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922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29FDF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60B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42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868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390</w:t>
            </w:r>
          </w:p>
        </w:tc>
      </w:tr>
      <w:tr w:rsidR="007D34B9" w14:paraId="5C78DD8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1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34470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5375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D9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039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D8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301</w:t>
            </w:r>
          </w:p>
        </w:tc>
      </w:tr>
      <w:tr w:rsidR="007D34B9" w14:paraId="0D9FE74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65D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1CCF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5780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FA7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1354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DE88B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11333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1E1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802</w:t>
            </w:r>
          </w:p>
        </w:tc>
      </w:tr>
      <w:tr w:rsidR="007D34B9" w14:paraId="4579751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89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EAAF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02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2483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938D9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16618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63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1414</w:t>
            </w:r>
          </w:p>
        </w:tc>
      </w:tr>
      <w:tr w:rsidR="007D34B9" w14:paraId="6DC1910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EF7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lastRenderedPageBreak/>
              <w:t>2002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AB36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6977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66E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6455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799E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23943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5DB6B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1723</w:t>
            </w:r>
          </w:p>
        </w:tc>
      </w:tr>
      <w:tr w:rsidR="007D34B9" w14:paraId="78F6BAF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5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A892D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8415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4BE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6131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A2A5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20775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65B55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1624</w:t>
            </w:r>
          </w:p>
        </w:tc>
      </w:tr>
      <w:tr w:rsidR="007D34B9" w14:paraId="76D7CF1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053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C4E9B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49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6118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22913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25174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588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1282</w:t>
            </w:r>
          </w:p>
        </w:tc>
      </w:tr>
      <w:tr w:rsidR="007D34B9" w14:paraId="4A95472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0A4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51593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7440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841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2618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2AB3B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0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886</w:t>
            </w:r>
          </w:p>
        </w:tc>
      </w:tr>
      <w:tr w:rsidR="007D34B9" w14:paraId="5B7284D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20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2006</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D5B0D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7807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57D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5423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E40E6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24308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54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807</w:t>
            </w:r>
          </w:p>
        </w:tc>
      </w:tr>
      <w:tr w:rsidR="007D34B9" w14:paraId="40767DE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D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EEA3C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6538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4E3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4344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B694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1CF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w:t>
            </w:r>
          </w:p>
        </w:tc>
      </w:tr>
      <w:tr w:rsidR="007D34B9" w14:paraId="28AD105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86D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0240A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EE7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3767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3B5F7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17955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5A4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605</w:t>
            </w:r>
          </w:p>
        </w:tc>
      </w:tr>
      <w:tr w:rsidR="007D34B9" w14:paraId="64A1AE1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A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8B8F1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6917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304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1330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6B269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23986</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5799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1521</w:t>
            </w:r>
          </w:p>
        </w:tc>
      </w:tr>
      <w:tr w:rsidR="007D34B9" w14:paraId="5D14038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9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9E3A6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904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1723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0E61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20081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506B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1736</w:t>
            </w:r>
          </w:p>
        </w:tc>
      </w:tr>
      <w:tr w:rsidR="007D34B9" w14:paraId="60C2932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97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812D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B2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1947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1433B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22020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B4DBF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2263</w:t>
            </w:r>
          </w:p>
        </w:tc>
      </w:tr>
      <w:tr w:rsidR="007D34B9" w14:paraId="5CAEE2F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1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C4EF7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A97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1599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61A03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11889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F6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1182</w:t>
            </w:r>
          </w:p>
        </w:tc>
      </w:tr>
      <w:tr w:rsidR="007D34B9" w14:paraId="5DC8F97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4FD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DBC5D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7490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801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1299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13D5C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16282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A16F5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1686</w:t>
            </w:r>
          </w:p>
        </w:tc>
      </w:tr>
      <w:tr w:rsidR="007D34B9" w14:paraId="346D60B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751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3AEC9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44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1017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A14D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17194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BF155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1696</w:t>
            </w:r>
          </w:p>
        </w:tc>
      </w:tr>
      <w:tr w:rsidR="007D34B9" w14:paraId="453050D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42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C9FAC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6300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213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710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8D92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21272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DB2F3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1639</w:t>
            </w:r>
          </w:p>
        </w:tc>
      </w:tr>
      <w:tr w:rsidR="007D34B9" w14:paraId="31F0345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B3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2016</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2029B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891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837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8BCE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17379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CF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995</w:t>
            </w:r>
          </w:p>
        </w:tc>
      </w:tr>
      <w:tr w:rsidR="007D34B9" w14:paraId="5D687A7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3E8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1C3F3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5656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680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639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29F34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17975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0B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1196</w:t>
            </w:r>
          </w:p>
        </w:tc>
      </w:tr>
      <w:tr w:rsidR="007D34B9" w14:paraId="7770C94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ED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B5B51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F77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1224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2D703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41465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DBB5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2152</w:t>
            </w:r>
          </w:p>
        </w:tc>
      </w:tr>
      <w:tr w:rsidR="007D34B9" w14:paraId="397A787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60D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0A45C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7966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17E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1840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EE765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44967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E3E5C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2282</w:t>
            </w:r>
          </w:p>
        </w:tc>
      </w:tr>
      <w:tr w:rsidR="007D34B9" w14:paraId="30A88D1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D3B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B9B68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7806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92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2191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13DE5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46347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E8E35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1911</w:t>
            </w:r>
          </w:p>
        </w:tc>
      </w:tr>
      <w:tr w:rsidR="007D34B9" w14:paraId="3F323D2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A1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7BCAE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85E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2328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69C61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35902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8480D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1618</w:t>
            </w:r>
          </w:p>
        </w:tc>
      </w:tr>
      <w:tr w:rsidR="007D34B9" w14:paraId="609BB56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0CB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D6308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1E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2180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23748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39051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DD71D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1503</w:t>
            </w:r>
          </w:p>
        </w:tc>
      </w:tr>
      <w:tr w:rsidR="007D34B9" w14:paraId="27F6B7E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AD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8AF38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9221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EE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253A7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37639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E45D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1583</w:t>
            </w:r>
          </w:p>
        </w:tc>
      </w:tr>
      <w:tr w:rsidR="007D34B9" w14:paraId="39B2CE7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ACF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6E8B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E1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3422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851ED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26818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9C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958</w:t>
            </w:r>
          </w:p>
        </w:tc>
      </w:tr>
      <w:tr w:rsidR="007D34B9" w14:paraId="7BC5A179"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6E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1080" w:type="dxa"/>
            <w:tcBorders>
              <w:top w:val="none" w:sz="0" w:space="0" w:color="000000"/>
              <w:left w:val="none" w:sz="0" w:space="0" w:color="000000"/>
              <w:bottom w:val="single" w:sz="12" w:space="0" w:color="666666"/>
              <w:right w:val="none" w:sz="0" w:space="0" w:color="000000"/>
            </w:tcBorders>
            <w:shd w:val="clear" w:color="auto" w:fill="BEBEBE"/>
            <w:tcMar>
              <w:top w:w="0" w:type="dxa"/>
              <w:left w:w="0" w:type="dxa"/>
              <w:bottom w:w="0" w:type="dxa"/>
              <w:right w:w="0" w:type="dxa"/>
            </w:tcMar>
            <w:vAlign w:val="center"/>
          </w:tcPr>
          <w:p w14:paraId="6C708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10524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E1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2718</w:t>
            </w:r>
          </w:p>
        </w:tc>
        <w:tc>
          <w:tcPr>
            <w:tcW w:w="1080" w:type="dxa"/>
            <w:tcBorders>
              <w:top w:val="none" w:sz="0" w:space="0" w:color="000000"/>
              <w:left w:val="none" w:sz="0" w:space="0" w:color="000000"/>
              <w:bottom w:val="single" w:sz="12" w:space="0" w:color="666666"/>
              <w:right w:val="none" w:sz="0" w:space="0" w:color="000000"/>
            </w:tcBorders>
            <w:shd w:val="clear" w:color="auto" w:fill="BEBEBE"/>
            <w:tcMar>
              <w:top w:w="0" w:type="dxa"/>
              <w:left w:w="0" w:type="dxa"/>
              <w:bottom w:w="0" w:type="dxa"/>
              <w:right w:w="0" w:type="dxa"/>
            </w:tcMar>
            <w:vAlign w:val="center"/>
          </w:tcPr>
          <w:p w14:paraId="7C3F1F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23321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B89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1283</w:t>
            </w:r>
          </w:p>
        </w:tc>
      </w:tr>
      <w:tr w:rsidR="007D34B9" w14:paraId="48AAA2C0" w14:textId="77777777">
        <w:trPr>
          <w:jc w:val="center"/>
        </w:trPr>
        <w:tc>
          <w:tcPr>
            <w:tcW w:w="54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D099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 xml:space="preserve">Shaded years are those in which the numbers of nesting pairs </w:t>
            </w:r>
            <w:proofErr w:type="gramStart"/>
            <w:r>
              <w:rPr>
                <w:rFonts w:ascii="Arial" w:eastAsia="Helvetica" w:hAnsi="Helvetica" w:cs="Helvetica"/>
                <w:color w:val="000000"/>
                <w:sz w:val="22"/>
                <w:szCs w:val="22"/>
              </w:rPr>
              <w:t>met</w:t>
            </w:r>
            <w:proofErr w:type="gramEnd"/>
            <w:r>
              <w:rPr>
                <w:rFonts w:ascii="Arial" w:eastAsia="Helvetica" w:hAnsi="Helvetica" w:cs="Helvetica"/>
                <w:color w:val="000000"/>
                <w:sz w:val="22"/>
                <w:szCs w:val="22"/>
              </w:rPr>
              <w:t xml:space="preserve"> the restoration criteria. Target minima: GREG: 4000, SNEG: 10k, WHIB: 10k, WOST:1500</w:t>
            </w:r>
          </w:p>
        </w:tc>
      </w:tr>
    </w:tbl>
    <w:p w14:paraId="55326AD4" w14:textId="77777777" w:rsidR="007D34B9" w:rsidRDefault="00000000">
      <w:r>
        <w:br w:type="page"/>
      </w:r>
    </w:p>
    <w:p w14:paraId="0A392102" w14:textId="1B4BB626" w:rsidR="007D34B9" w:rsidDel="009B1582" w:rsidRDefault="00000000">
      <w:pPr>
        <w:pStyle w:val="CaptionedFigure"/>
        <w:rPr>
          <w:del w:id="647" w:author="Ernest, Morgan" w:date="2025-09-30T09:33:00Z" w16du:dateUtc="2025-09-30T13:33:00Z"/>
        </w:rPr>
      </w:pPr>
      <w:del w:id="648" w:author="Ernest, Morgan" w:date="2025-09-30T09:01:00Z" w16du:dateUtc="2025-09-30T13:01:00Z">
        <w:r w:rsidDel="000F3634">
          <w:rPr>
            <w:noProof/>
          </w:rPr>
          <w:lastRenderedPageBreak/>
          <w:drawing>
            <wp:inline distT="0" distB="0" distL="0" distR="0" wp14:anchorId="63C4C273" wp14:editId="6693B0F0">
              <wp:extent cx="2834640" cy="2267712"/>
              <wp:effectExtent l="0" t="0" r="3810" b="0"/>
              <wp:docPr id="95" name="Picture" descr="Figure 11: Trends in nesting pairs of the four target species since 1986."/>
              <wp:cNvGraphicFramePr/>
              <a:graphic xmlns:a="http://schemas.openxmlformats.org/drawingml/2006/main">
                <a:graphicData uri="http://schemas.openxmlformats.org/drawingml/2006/picture">
                  <pic:pic xmlns:pic="http://schemas.openxmlformats.org/drawingml/2006/picture">
                    <pic:nvPicPr>
                      <pic:cNvPr id="96" name="Picture" descr="usace_2025_files/figure-docx/maxcountindicatorplot-1.png"/>
                      <pic:cNvPicPr>
                        <a:picLocks noChangeAspect="1" noChangeArrowheads="1"/>
                      </pic:cNvPicPr>
                    </pic:nvPicPr>
                    <pic:blipFill>
                      <a:blip r:embed="rId21"/>
                      <a:stretch>
                        <a:fillRect/>
                      </a:stretch>
                    </pic:blipFill>
                    <pic:spPr bwMode="auto">
                      <a:xfrm>
                        <a:off x="0" y="0"/>
                        <a:ext cx="2834640" cy="2267712"/>
                      </a:xfrm>
                      <a:prstGeom prst="rect">
                        <a:avLst/>
                      </a:prstGeom>
                      <a:noFill/>
                      <a:ln w="9525">
                        <a:noFill/>
                        <a:headEnd/>
                        <a:tailEnd/>
                      </a:ln>
                    </pic:spPr>
                  </pic:pic>
                </a:graphicData>
              </a:graphic>
            </wp:inline>
          </w:drawing>
        </w:r>
      </w:del>
    </w:p>
    <w:p w14:paraId="4CB402F9" w14:textId="39CE2D9A" w:rsidR="007D34B9" w:rsidDel="009B1582" w:rsidRDefault="00000000">
      <w:pPr>
        <w:pStyle w:val="ImageCaption"/>
        <w:rPr>
          <w:del w:id="649" w:author="Ernest, Morgan" w:date="2025-09-30T09:33:00Z" w16du:dateUtc="2025-09-30T13:33:00Z"/>
        </w:rPr>
      </w:pPr>
      <w:bookmarkStart w:id="650" w:name="fig:maxcountindicatorplot"/>
      <w:bookmarkEnd w:id="650"/>
      <w:del w:id="651" w:author="Ernest, Morgan" w:date="2025-09-30T09:01:00Z" w16du:dateUtc="2025-09-30T13:01:00Z">
        <w:r w:rsidDel="000F3634">
          <w:delText>Figure 11: Trends in nesting pairs of the four target species since 1986.</w:delText>
        </w:r>
      </w:del>
    </w:p>
    <w:p w14:paraId="30E2DB9B" w14:textId="1E3BFB62" w:rsidR="007D34B9" w:rsidDel="008B60B1" w:rsidRDefault="00000000" w:rsidP="00602217">
      <w:pPr>
        <w:pStyle w:val="CaptionedFigure"/>
        <w:rPr>
          <w:del w:id="652" w:author="Ernest, Morgan" w:date="2025-09-30T09:17:00Z" w16du:dateUtc="2025-09-30T13:17:00Z"/>
        </w:rPr>
      </w:pPr>
      <w:del w:id="653" w:author="Ernest, Morgan" w:date="2025-09-30T09:03:00Z" w16du:dateUtc="2025-09-30T13:03:00Z">
        <w:r w:rsidDel="000F3634">
          <w:rPr>
            <w:noProof/>
          </w:rPr>
          <w:drawing>
            <wp:inline distT="0" distB="0" distL="0" distR="0" wp14:anchorId="46DD246B" wp14:editId="022865EC">
              <wp:extent cx="5943600" cy="4754880"/>
              <wp:effectExtent l="0" t="0" r="0" b="0"/>
              <wp:docPr id="99" name="Picture" descr="Figure 12: Proportion of all mainland Everglades nests that were located within the coastal estuarine zone, 1986 – present. Dashed line is the restoration target."/>
              <wp:cNvGraphicFramePr/>
              <a:graphic xmlns:a="http://schemas.openxmlformats.org/drawingml/2006/main">
                <a:graphicData uri="http://schemas.openxmlformats.org/drawingml/2006/picture">
                  <pic:pic xmlns:pic="http://schemas.openxmlformats.org/drawingml/2006/picture">
                    <pic:nvPicPr>
                      <pic:cNvPr id="100" name="Picture" descr="usace_2025_files/figure-docx/coastalindicator-1.png"/>
                      <pic:cNvPicPr>
                        <a:picLocks noChangeAspect="1" noChangeArrowheads="1"/>
                      </pic:cNvPicPr>
                    </pic:nvPicPr>
                    <pic:blipFill>
                      <a:blip r:embed="rId22"/>
                      <a:stretch>
                        <a:fillRect/>
                      </a:stretch>
                    </pic:blipFill>
                    <pic:spPr bwMode="auto">
                      <a:xfrm>
                        <a:off x="0" y="0"/>
                        <a:ext cx="5943600" cy="4754880"/>
                      </a:xfrm>
                      <a:prstGeom prst="rect">
                        <a:avLst/>
                      </a:prstGeom>
                      <a:noFill/>
                      <a:ln w="9525">
                        <a:noFill/>
                        <a:headEnd/>
                        <a:tailEnd/>
                      </a:ln>
                    </pic:spPr>
                  </pic:pic>
                </a:graphicData>
              </a:graphic>
            </wp:inline>
          </w:drawing>
        </w:r>
      </w:del>
    </w:p>
    <w:p w14:paraId="0A0F9849" w14:textId="265847E4" w:rsidR="007D34B9" w:rsidDel="000F3634" w:rsidRDefault="00000000" w:rsidP="008B60B1">
      <w:pPr>
        <w:pStyle w:val="CaptionedFigure"/>
        <w:rPr>
          <w:del w:id="654" w:author="Ernest, Morgan" w:date="2025-09-30T09:03:00Z" w16du:dateUtc="2025-09-30T13:03:00Z"/>
        </w:rPr>
        <w:pPrChange w:id="655" w:author="Ernest, Morgan" w:date="2025-09-30T09:17:00Z" w16du:dateUtc="2025-09-30T13:17:00Z">
          <w:pPr>
            <w:pStyle w:val="ImageCaption"/>
          </w:pPr>
        </w:pPrChange>
      </w:pPr>
      <w:bookmarkStart w:id="656" w:name="fig:coastalindicator"/>
      <w:bookmarkEnd w:id="656"/>
      <w:del w:id="657" w:author="Ernest, Morgan" w:date="2025-09-30T09:03:00Z" w16du:dateUtc="2025-09-30T13:03:00Z">
        <w:r w:rsidDel="000F3634">
          <w:delText>Figure 12: Proportion of all mainland Everglades nests that were located within the coastal estuarine zone, 1986 – present. Dashed line is the restoration target.</w:delText>
        </w:r>
      </w:del>
    </w:p>
    <w:p w14:paraId="1351ED3B" w14:textId="6BDEDE84" w:rsidR="007D34B9" w:rsidDel="000F3634" w:rsidRDefault="00000000" w:rsidP="00602217">
      <w:pPr>
        <w:pStyle w:val="CaptionedFigure"/>
        <w:rPr>
          <w:del w:id="658" w:author="Ernest, Morgan" w:date="2025-09-30T09:06:00Z" w16du:dateUtc="2025-09-30T13:06:00Z"/>
        </w:rPr>
      </w:pPr>
      <w:del w:id="659" w:author="Ernest, Morgan" w:date="2025-09-30T09:06:00Z" w16du:dateUtc="2025-09-30T13:06:00Z">
        <w:r w:rsidDel="000F3634">
          <w:rPr>
            <w:noProof/>
          </w:rPr>
          <w:drawing>
            <wp:inline distT="0" distB="0" distL="0" distR="0" wp14:anchorId="01CC1144" wp14:editId="4B9FEA7F">
              <wp:extent cx="3538728" cy="2834640"/>
              <wp:effectExtent l="0" t="0" r="5080" b="3810"/>
              <wp:docPr id="103" name="Picture" descr="Figure 13: Ratio of tactile feeding species (ibis +stork) nests to sight foraging (Great Egret) nests in the Everglades, 1986 – present. Dashed line is the restoration target."/>
              <wp:cNvGraphicFramePr/>
              <a:graphic xmlns:a="http://schemas.openxmlformats.org/drawingml/2006/main">
                <a:graphicData uri="http://schemas.openxmlformats.org/drawingml/2006/picture">
                  <pic:pic xmlns:pic="http://schemas.openxmlformats.org/drawingml/2006/picture">
                    <pic:nvPicPr>
                      <pic:cNvPr id="104" name="Picture" descr="usace_2025_files/figure-docx/ratioindicator-1.png"/>
                      <pic:cNvPicPr>
                        <a:picLocks noChangeAspect="1" noChangeArrowheads="1"/>
                      </pic:cNvPicPr>
                    </pic:nvPicPr>
                    <pic:blipFill>
                      <a:blip r:embed="rId23"/>
                      <a:stretch>
                        <a:fillRect/>
                      </a:stretch>
                    </pic:blipFill>
                    <pic:spPr bwMode="auto">
                      <a:xfrm>
                        <a:off x="0" y="0"/>
                        <a:ext cx="3538728" cy="2834640"/>
                      </a:xfrm>
                      <a:prstGeom prst="rect">
                        <a:avLst/>
                      </a:prstGeom>
                      <a:noFill/>
                      <a:ln w="9525">
                        <a:noFill/>
                        <a:headEnd/>
                        <a:tailEnd/>
                      </a:ln>
                    </pic:spPr>
                  </pic:pic>
                </a:graphicData>
              </a:graphic>
            </wp:inline>
          </w:drawing>
        </w:r>
      </w:del>
    </w:p>
    <w:p w14:paraId="4906B990" w14:textId="3003F812" w:rsidR="007D34B9" w:rsidDel="000F3634" w:rsidRDefault="00000000" w:rsidP="008B60B1">
      <w:pPr>
        <w:pStyle w:val="CaptionedFigure"/>
        <w:rPr>
          <w:del w:id="660" w:author="Ernest, Morgan" w:date="2025-09-30T09:06:00Z" w16du:dateUtc="2025-09-30T13:06:00Z"/>
        </w:rPr>
        <w:pPrChange w:id="661" w:author="Ernest, Morgan" w:date="2025-09-30T09:17:00Z" w16du:dateUtc="2025-09-30T13:17:00Z">
          <w:pPr>
            <w:pStyle w:val="ImageCaption"/>
          </w:pPr>
        </w:pPrChange>
      </w:pPr>
      <w:bookmarkStart w:id="662" w:name="fig:ratioindicator"/>
      <w:bookmarkEnd w:id="662"/>
      <w:del w:id="663" w:author="Ernest, Morgan" w:date="2025-09-30T09:06:00Z" w16du:dateUtc="2025-09-30T13:06:00Z">
        <w:r w:rsidDel="000F3634">
          <w:delText>Figure 13: Ratio of tactile feeding species (ibis +stork) nests to sight foraging (Great Egret) nests in the Everglades, 1986 – present. Dashed line is the restoration target.</w:delText>
        </w:r>
      </w:del>
    </w:p>
    <w:p w14:paraId="2209ADF1" w14:textId="3B8CE542" w:rsidR="007D34B9" w:rsidDel="008B60B1" w:rsidRDefault="00000000" w:rsidP="00602217">
      <w:pPr>
        <w:pStyle w:val="CaptionedFigure"/>
        <w:rPr>
          <w:del w:id="664" w:author="Ernest, Morgan" w:date="2025-09-30T09:10:00Z" w16du:dateUtc="2025-09-30T13:10:00Z"/>
        </w:rPr>
      </w:pPr>
      <w:del w:id="665" w:author="Ernest, Morgan" w:date="2025-09-30T09:10:00Z" w16du:dateUtc="2025-09-30T13:10:00Z">
        <w:r w:rsidDel="008B60B1">
          <w:rPr>
            <w:noProof/>
          </w:rPr>
          <w:drawing>
            <wp:inline distT="0" distB="0" distL="0" distR="0" wp14:anchorId="1A533442" wp14:editId="3CCFDAC9">
              <wp:extent cx="3538728" cy="1773936"/>
              <wp:effectExtent l="0" t="0" r="5080" b="0"/>
              <wp:docPr id="107" name="Picture" descr="Figure 14: Wood Stork nest initiation date in the Everglades of Florida. Dashed line is the restoration target."/>
              <wp:cNvGraphicFramePr/>
              <a:graphic xmlns:a="http://schemas.openxmlformats.org/drawingml/2006/main">
                <a:graphicData uri="http://schemas.openxmlformats.org/drawingml/2006/picture">
                  <pic:pic xmlns:pic="http://schemas.openxmlformats.org/drawingml/2006/picture">
                    <pic:nvPicPr>
                      <pic:cNvPr id="108" name="Picture" descr="usace_2025_files/figure-docx/storkindicator-1.png"/>
                      <pic:cNvPicPr>
                        <a:picLocks noChangeAspect="1" noChangeArrowheads="1"/>
                      </pic:cNvPicPr>
                    </pic:nvPicPr>
                    <pic:blipFill>
                      <a:blip r:embed="rId24"/>
                      <a:stretch>
                        <a:fillRect/>
                      </a:stretch>
                    </pic:blipFill>
                    <pic:spPr bwMode="auto">
                      <a:xfrm>
                        <a:off x="0" y="0"/>
                        <a:ext cx="3538728" cy="1773936"/>
                      </a:xfrm>
                      <a:prstGeom prst="rect">
                        <a:avLst/>
                      </a:prstGeom>
                      <a:noFill/>
                      <a:ln w="9525">
                        <a:noFill/>
                        <a:headEnd/>
                        <a:tailEnd/>
                      </a:ln>
                    </pic:spPr>
                  </pic:pic>
                </a:graphicData>
              </a:graphic>
            </wp:inline>
          </w:drawing>
        </w:r>
      </w:del>
    </w:p>
    <w:p w14:paraId="6862CE37" w14:textId="72EBA814" w:rsidR="007D34B9" w:rsidDel="008B60B1" w:rsidRDefault="00000000" w:rsidP="008B60B1">
      <w:pPr>
        <w:pStyle w:val="CaptionedFigure"/>
        <w:rPr>
          <w:del w:id="666" w:author="Ernest, Morgan" w:date="2025-09-30T09:10:00Z" w16du:dateUtc="2025-09-30T13:10:00Z"/>
        </w:rPr>
        <w:pPrChange w:id="667" w:author="Ernest, Morgan" w:date="2025-09-30T09:17:00Z" w16du:dateUtc="2025-09-30T13:17:00Z">
          <w:pPr>
            <w:pStyle w:val="ImageCaption"/>
          </w:pPr>
        </w:pPrChange>
      </w:pPr>
      <w:bookmarkStart w:id="668" w:name="fig:storkindicator"/>
      <w:bookmarkEnd w:id="668"/>
      <w:del w:id="669" w:author="Ernest, Morgan" w:date="2025-09-30T09:10:00Z" w16du:dateUtc="2025-09-30T13:10:00Z">
        <w:r w:rsidDel="008B60B1">
          <w:delText>Figure 14: Wood Stork nest initiation date in the Everglades of Florida. Dashed line is the restoration target.</w:delText>
        </w:r>
      </w:del>
    </w:p>
    <w:p w14:paraId="318E01C0" w14:textId="2374E06F" w:rsidR="007D34B9" w:rsidDel="008B60B1" w:rsidRDefault="00000000" w:rsidP="00602217">
      <w:pPr>
        <w:pStyle w:val="CaptionedFigure"/>
        <w:rPr>
          <w:del w:id="670" w:author="Ernest, Morgan" w:date="2025-09-30T09:17:00Z" w16du:dateUtc="2025-09-30T13:17:00Z"/>
        </w:rPr>
      </w:pPr>
      <w:del w:id="671" w:author="Ernest, Morgan" w:date="2025-09-30T09:17:00Z" w16du:dateUtc="2025-09-30T13:17:00Z">
        <w:r w:rsidDel="008B60B1">
          <w:rPr>
            <w:noProof/>
          </w:rPr>
          <w:drawing>
            <wp:inline distT="0" distB="0" distL="0" distR="0" wp14:anchorId="3191458C" wp14:editId="35730990">
              <wp:extent cx="3538728" cy="2834640"/>
              <wp:effectExtent l="0" t="0" r="5080" b="3810"/>
              <wp:docPr id="111" name="Picture" descr="Figure 15: Three year running average of the interval between ibis supercolony events, by year. Dashed line is the restoration target."/>
              <wp:cNvGraphicFramePr/>
              <a:graphic xmlns:a="http://schemas.openxmlformats.org/drawingml/2006/main">
                <a:graphicData uri="http://schemas.openxmlformats.org/drawingml/2006/picture">
                  <pic:pic xmlns:pic="http://schemas.openxmlformats.org/drawingml/2006/picture">
                    <pic:nvPicPr>
                      <pic:cNvPr id="112" name="Picture" descr="usace_2025_files/figure-docx/supercolonyindicator-1.png"/>
                      <pic:cNvPicPr>
                        <a:picLocks noChangeAspect="1" noChangeArrowheads="1"/>
                      </pic:cNvPicPr>
                    </pic:nvPicPr>
                    <pic:blipFill>
                      <a:blip r:embed="rId25"/>
                      <a:stretch>
                        <a:fillRect/>
                      </a:stretch>
                    </pic:blipFill>
                    <pic:spPr bwMode="auto">
                      <a:xfrm>
                        <a:off x="0" y="0"/>
                        <a:ext cx="3538728" cy="2834640"/>
                      </a:xfrm>
                      <a:prstGeom prst="rect">
                        <a:avLst/>
                      </a:prstGeom>
                      <a:noFill/>
                      <a:ln w="9525">
                        <a:noFill/>
                        <a:headEnd/>
                        <a:tailEnd/>
                      </a:ln>
                    </pic:spPr>
                  </pic:pic>
                </a:graphicData>
              </a:graphic>
            </wp:inline>
          </w:drawing>
        </w:r>
      </w:del>
    </w:p>
    <w:p w14:paraId="2FE60090" w14:textId="55D2CBE7" w:rsidR="007D34B9" w:rsidDel="009B1582" w:rsidRDefault="00000000" w:rsidP="008B60B1">
      <w:pPr>
        <w:pStyle w:val="CaptionedFigure"/>
        <w:rPr>
          <w:del w:id="672" w:author="Ernest, Morgan" w:date="2025-09-30T09:33:00Z" w16du:dateUtc="2025-09-30T13:33:00Z"/>
        </w:rPr>
        <w:pPrChange w:id="673" w:author="Ernest, Morgan" w:date="2025-09-30T09:17:00Z" w16du:dateUtc="2025-09-30T13:17:00Z">
          <w:pPr>
            <w:pStyle w:val="ImageCaption"/>
          </w:pPr>
        </w:pPrChange>
      </w:pPr>
      <w:bookmarkStart w:id="674" w:name="fig:supercolonyindicator"/>
      <w:bookmarkEnd w:id="674"/>
      <w:del w:id="675" w:author="Ernest, Morgan" w:date="2025-09-30T09:17:00Z" w16du:dateUtc="2025-09-30T13:17:00Z">
        <w:r w:rsidDel="008B60B1">
          <w:delText>Figure 15: Three year running average of the interval between ibis supercolony events, by year. Dashed line is the restoration target.</w:delText>
        </w:r>
      </w:del>
    </w:p>
    <w:p w14:paraId="25B057AD" w14:textId="79901111" w:rsidR="007D34B9" w:rsidDel="009B1582" w:rsidRDefault="00000000" w:rsidP="009B1582">
      <w:pPr>
        <w:pStyle w:val="CaptionedFigure"/>
        <w:rPr>
          <w:del w:id="676" w:author="Ernest, Morgan" w:date="2025-09-30T09:34:00Z" w16du:dateUtc="2025-09-30T13:34:00Z"/>
        </w:rPr>
        <w:pPrChange w:id="677" w:author="Ernest, Morgan" w:date="2025-09-30T09:33:00Z" w16du:dateUtc="2025-09-30T13:33:00Z">
          <w:pPr/>
        </w:pPrChange>
      </w:pPr>
      <w:del w:id="678" w:author="Ernest, Morgan" w:date="2025-09-30T09:33:00Z" w16du:dateUtc="2025-09-30T13:33:00Z">
        <w:r w:rsidDel="009B1582">
          <w:br w:type="page"/>
        </w:r>
      </w:del>
    </w:p>
    <w:p w14:paraId="792046A2" w14:textId="77777777" w:rsidR="007D34B9" w:rsidRDefault="00000000">
      <w:pPr>
        <w:pStyle w:val="Heading2"/>
      </w:pPr>
      <w:bookmarkStart w:id="679" w:name="_Toc209968497"/>
      <w:bookmarkStart w:id="680" w:name="literature-cited"/>
      <w:bookmarkEnd w:id="493"/>
      <w:bookmarkEnd w:id="608"/>
      <w:r>
        <w:t>Literature Cited</w:t>
      </w:r>
      <w:bookmarkEnd w:id="679"/>
    </w:p>
    <w:p w14:paraId="6642BD4B" w14:textId="77777777" w:rsidR="007D34B9" w:rsidRDefault="00000000" w:rsidP="00723A4D">
      <w:pPr>
        <w:pStyle w:val="Compact"/>
        <w:numPr>
          <w:ilvl w:val="0"/>
          <w:numId w:val="7"/>
        </w:numPr>
      </w:pPr>
      <w:r>
        <w:t xml:space="preserve">Coulter, M. C., J. A. Rodgers, J. C. Ogden and F. C. </w:t>
      </w:r>
      <w:proofErr w:type="spellStart"/>
      <w:r>
        <w:t>Depkin</w:t>
      </w:r>
      <w:proofErr w:type="spellEnd"/>
      <w:r>
        <w:t>. 2005. Wood Stork. Birds of North America, Eds: A. Poole and F. Gill. No. 409: 1-28. The Birds of North America, Inc. Philadelphia, PA.</w:t>
      </w:r>
    </w:p>
    <w:p w14:paraId="2964DD9C" w14:textId="77777777" w:rsidR="007D34B9" w:rsidRDefault="00000000" w:rsidP="00723A4D">
      <w:pPr>
        <w:pStyle w:val="Compact"/>
        <w:numPr>
          <w:ilvl w:val="0"/>
          <w:numId w:val="7"/>
        </w:numPr>
      </w:pPr>
      <w:r>
        <w:t>Dorn, N.J. and M.I. Cook. 2015. Hydrological disturbance diminishes predator control in wetlands. Ecology, 96(11), 2015, pp. 2984–2993.</w:t>
      </w:r>
    </w:p>
    <w:p w14:paraId="1D966AB6" w14:textId="77777777" w:rsidR="007D34B9" w:rsidRDefault="00000000" w:rsidP="00723A4D">
      <w:pPr>
        <w:pStyle w:val="Compact"/>
        <w:numPr>
          <w:ilvl w:val="0"/>
          <w:numId w:val="7"/>
        </w:numPr>
      </w:pPr>
      <w:r>
        <w:t>Erwin, R. M. 1982. Observer variability in estimating numbers: an experiment. Journal of Field Ornithology 53: 159-67.</w:t>
      </w:r>
    </w:p>
    <w:p w14:paraId="2E889512" w14:textId="77777777" w:rsidR="007D34B9" w:rsidRDefault="00000000" w:rsidP="00723A4D">
      <w:pPr>
        <w:pStyle w:val="Compact"/>
        <w:numPr>
          <w:ilvl w:val="0"/>
          <w:numId w:val="7"/>
        </w:numPr>
      </w:pPr>
      <w:r>
        <w:t>Frederick, P. C. 2002. Wading Birds in the Marine Environment. In: Biology of Seabirds. Eds. B. A. and J. Burger Schreiber, 617-55. Boca Raton, Florida: CRC Press.</w:t>
      </w:r>
    </w:p>
    <w:p w14:paraId="48CB9BEB" w14:textId="77777777" w:rsidR="007D34B9" w:rsidRDefault="00000000" w:rsidP="00723A4D">
      <w:pPr>
        <w:pStyle w:val="Compact"/>
        <w:numPr>
          <w:ilvl w:val="0"/>
          <w:numId w:val="7"/>
        </w:numPr>
      </w:pPr>
      <w:r>
        <w:t>Frederick, P. C., T. Towles, R. J. Sawicki, and G. T. Bancroft. 1996. Comparison of aerial and ground techniques for discovery and census of wading bird (</w:t>
      </w:r>
      <w:proofErr w:type="spellStart"/>
      <w:r>
        <w:t>Ciconiiformes</w:t>
      </w:r>
      <w:proofErr w:type="spellEnd"/>
      <w:r>
        <w:t>) nesting colonies. Condor 98: 837-40.</w:t>
      </w:r>
    </w:p>
    <w:p w14:paraId="4629720B" w14:textId="77777777" w:rsidR="007D34B9" w:rsidRDefault="00000000" w:rsidP="00723A4D">
      <w:pPr>
        <w:pStyle w:val="Compact"/>
        <w:numPr>
          <w:ilvl w:val="0"/>
          <w:numId w:val="7"/>
        </w:numPr>
      </w:pPr>
      <w:r>
        <w:t xml:space="preserve">Frederick, P.C. and W. F. Loftus. 1993. Responses of marsh fishes and breeding wading birds to low temperatures; a possible behavioral link between </w:t>
      </w:r>
      <w:proofErr w:type="gramStart"/>
      <w:r>
        <w:t>predator</w:t>
      </w:r>
      <w:proofErr w:type="gramEnd"/>
      <w:r>
        <w:t xml:space="preserve"> and prey. Estuaries 16:216-222.</w:t>
      </w:r>
    </w:p>
    <w:p w14:paraId="3F08EA83" w14:textId="77777777" w:rsidR="007D34B9" w:rsidRDefault="00000000" w:rsidP="00723A4D">
      <w:pPr>
        <w:pStyle w:val="Compact"/>
        <w:numPr>
          <w:ilvl w:val="0"/>
          <w:numId w:val="7"/>
        </w:numPr>
      </w:pPr>
      <w:r>
        <w:t>Frederick, P. C. and J. C. Ogden. 2001. Pulsed breeding of long-legged wading birds and the importance of infrequent severe drought conditions in the Florida Everglades. Wetlands 21 (4): 484-491.</w:t>
      </w:r>
    </w:p>
    <w:p w14:paraId="54196740" w14:textId="77777777" w:rsidR="007D34B9" w:rsidRDefault="00000000" w:rsidP="00723A4D">
      <w:pPr>
        <w:pStyle w:val="Compact"/>
        <w:numPr>
          <w:ilvl w:val="0"/>
          <w:numId w:val="7"/>
        </w:numPr>
      </w:pPr>
      <w:r>
        <w:t>Frederick, P. C. and J. C. Ogden. 2003. Monitoring wetland ecosystems using avian populations: Seventy years of surveys in the Everglades. Pgs.321-350 in: D. Bush and J. Trexler, Eds. “Interdisciplinary approaches for evaluating ecoregional initiatives”. Island Press, Washington D.C.447 pgs.</w:t>
      </w:r>
    </w:p>
    <w:p w14:paraId="6D9ADCE9" w14:textId="77777777" w:rsidR="007D34B9" w:rsidRDefault="00000000" w:rsidP="00723A4D">
      <w:pPr>
        <w:pStyle w:val="Compact"/>
        <w:numPr>
          <w:ilvl w:val="0"/>
          <w:numId w:val="7"/>
        </w:numPr>
      </w:pPr>
      <w:r>
        <w:t>Frederick, P. C. B. A. Hylton J. A. Heath and M. Ruane. 2003. Accuracy and variation in estimates of large numbers of birds by individual observers using an aerial survey simulator. Journal of Field Ornithology 74: 281-87.</w:t>
      </w:r>
    </w:p>
    <w:p w14:paraId="6919CE9A" w14:textId="77777777" w:rsidR="007D34B9" w:rsidRDefault="00000000" w:rsidP="00723A4D">
      <w:pPr>
        <w:pStyle w:val="Compact"/>
        <w:numPr>
          <w:ilvl w:val="0"/>
          <w:numId w:val="7"/>
        </w:numPr>
      </w:pPr>
      <w:r>
        <w:t>Frederick, P.C., D. E. Gawlik, J.C. Ogden, M. Cook and M. Lusk. 2009. The White Ibis and Wood Stork as indicators for restoration of the Everglades ecosystem. Ecol. Indicators.</w:t>
      </w:r>
    </w:p>
    <w:p w14:paraId="1E17E2CF" w14:textId="77777777" w:rsidR="007D34B9" w:rsidRDefault="00000000" w:rsidP="00723A4D">
      <w:pPr>
        <w:pStyle w:val="Compact"/>
        <w:numPr>
          <w:ilvl w:val="0"/>
          <w:numId w:val="7"/>
        </w:numPr>
      </w:pPr>
      <w:r>
        <w:t xml:space="preserve">Frederick, P. C. and N. Jayasena. 2010. Altered pairing </w:t>
      </w:r>
      <w:proofErr w:type="spellStart"/>
      <w:r>
        <w:t>behaviour</w:t>
      </w:r>
      <w:proofErr w:type="spellEnd"/>
      <w:r>
        <w:t xml:space="preserve"> and reproductive success in white ibises exposed to environmentally relevant concentrations of methylmercury. Proceedings of the Royal Society B: Biological Sciences, 278(1713), pp.1851-1857.</w:t>
      </w:r>
    </w:p>
    <w:p w14:paraId="1564D227" w14:textId="77777777" w:rsidR="007D34B9" w:rsidRDefault="00000000" w:rsidP="00723A4D">
      <w:pPr>
        <w:pStyle w:val="Compact"/>
        <w:numPr>
          <w:ilvl w:val="0"/>
          <w:numId w:val="7"/>
        </w:numPr>
      </w:pPr>
      <w:r>
        <w:t xml:space="preserve">Frederick, P.C. and W. F. Loftus. 1993. Responses of marsh fishes and breeding wading birds to low temperatures; a possible behavioral link between </w:t>
      </w:r>
      <w:proofErr w:type="gramStart"/>
      <w:r>
        <w:t>predator</w:t>
      </w:r>
      <w:proofErr w:type="gramEnd"/>
      <w:r>
        <w:t xml:space="preserve"> and prey. Estuaries 16:216-222.</w:t>
      </w:r>
    </w:p>
    <w:p w14:paraId="57DEE96C" w14:textId="77777777" w:rsidR="007D34B9" w:rsidRDefault="00000000" w:rsidP="00723A4D">
      <w:pPr>
        <w:pStyle w:val="Compact"/>
        <w:numPr>
          <w:ilvl w:val="0"/>
          <w:numId w:val="7"/>
        </w:numPr>
      </w:pPr>
      <w:r>
        <w:t>Hensler, G. L. 1985. Estimation and comparison of functions of daily nest survival probabilities using the Mayfield method. Statistics in Ornithology. Springer-Verlag, New York.</w:t>
      </w:r>
    </w:p>
    <w:p w14:paraId="1DADCA79" w14:textId="77777777" w:rsidR="007D34B9" w:rsidRDefault="00000000" w:rsidP="00723A4D">
      <w:pPr>
        <w:pStyle w:val="Compact"/>
        <w:numPr>
          <w:ilvl w:val="0"/>
          <w:numId w:val="7"/>
        </w:numPr>
      </w:pPr>
      <w:r>
        <w:t>Mayfield, H. F. 1961. Nesting success calculated from exposure. Wilson Bulletin 73:255-261.</w:t>
      </w:r>
    </w:p>
    <w:p w14:paraId="2F3D4F90" w14:textId="77777777" w:rsidR="007D34B9" w:rsidRDefault="00000000" w:rsidP="00723A4D">
      <w:pPr>
        <w:pStyle w:val="Compact"/>
        <w:numPr>
          <w:ilvl w:val="0"/>
          <w:numId w:val="7"/>
        </w:numPr>
      </w:pPr>
      <w:r>
        <w:t>Mayfield, H. F. 1975. Suggestions for calculating nest success. Wilson Bulletin 87:456-466.</w:t>
      </w:r>
    </w:p>
    <w:p w14:paraId="5E22055A" w14:textId="77777777" w:rsidR="007D34B9" w:rsidRDefault="00000000" w:rsidP="00723A4D">
      <w:pPr>
        <w:pStyle w:val="Compact"/>
        <w:numPr>
          <w:ilvl w:val="0"/>
          <w:numId w:val="7"/>
        </w:numPr>
      </w:pPr>
      <w:r>
        <w:lastRenderedPageBreak/>
        <w:t>McVaugh, W., Jr. 1975. The development of four North American herons. Living Bird Quarterly 14:163-183.</w:t>
      </w:r>
    </w:p>
    <w:p w14:paraId="5A3436D2" w14:textId="77777777" w:rsidR="007D34B9" w:rsidRDefault="00000000" w:rsidP="00723A4D">
      <w:pPr>
        <w:pStyle w:val="Compact"/>
        <w:numPr>
          <w:ilvl w:val="0"/>
          <w:numId w:val="7"/>
        </w:numPr>
      </w:pPr>
      <w:r>
        <w:t>Ogden, J. C. 1994. A comparison of wading bird nesting dynamics, 1931-1946 and 1974-1989 as an indication of changes in ecosystem conditions in the southern Everglades. in: Everglades: the ecosystem and its restoration. Eds. S. and J. C. Ogden Davis, 533-70. 848 pp. Del Ray Beach, Florida: St. Lucie Press.</w:t>
      </w:r>
    </w:p>
    <w:p w14:paraId="2027EA10" w14:textId="77777777" w:rsidR="007D34B9" w:rsidRDefault="00000000" w:rsidP="00723A4D">
      <w:pPr>
        <w:pStyle w:val="Compact"/>
        <w:numPr>
          <w:ilvl w:val="0"/>
          <w:numId w:val="7"/>
        </w:numPr>
      </w:pPr>
      <w:r>
        <w:t>Ogden, J. C., G. T. Bancroft, and P. C. Frederick. 1997. Ecological success indicators: reestablishment of healthy wading bird populations. In, Ecologic and precursor success criteria for south Florida ecosystem restoration. A Science Subgroup report to the South Florida Ecosystem Restoration Working Group.</w:t>
      </w:r>
    </w:p>
    <w:p w14:paraId="364B1E23" w14:textId="77777777" w:rsidR="007D34B9" w:rsidRDefault="00000000" w:rsidP="00723A4D">
      <w:pPr>
        <w:pStyle w:val="Compact"/>
        <w:numPr>
          <w:ilvl w:val="0"/>
          <w:numId w:val="7"/>
        </w:numPr>
      </w:pPr>
      <w:r>
        <w:t>Prater, A. J. 1979. Trends in accuracy of counting birds. Bird Study 26: 198-200.</w:t>
      </w:r>
    </w:p>
    <w:p w14:paraId="7ACFF2A3" w14:textId="77777777" w:rsidR="007D34B9" w:rsidRDefault="00000000" w:rsidP="00723A4D">
      <w:pPr>
        <w:pStyle w:val="Compact"/>
        <w:numPr>
          <w:ilvl w:val="0"/>
          <w:numId w:val="7"/>
        </w:numPr>
      </w:pPr>
      <w:r>
        <w:t>RECOVER. 2006. 2006 System Status Report. U.S. Army Corps of Engineers Jacksonville District, Jacksonville, FL, and South Florida Water Management District, West Palm Beach, FL.</w:t>
      </w:r>
    </w:p>
    <w:p w14:paraId="169C53D3" w14:textId="77777777" w:rsidR="007D34B9" w:rsidRDefault="00000000" w:rsidP="00723A4D">
      <w:pPr>
        <w:pStyle w:val="Compact"/>
        <w:numPr>
          <w:ilvl w:val="0"/>
          <w:numId w:val="7"/>
        </w:numPr>
      </w:pPr>
      <w:r>
        <w:t>RECOVER. 2007. 2007 System Status Report. U.S. Army Corps of Engineers Jacksonville District, Jacksonville, FL, and South Florida Water Management District, West Palm Beach, FL.</w:t>
      </w:r>
    </w:p>
    <w:p w14:paraId="06487BD4" w14:textId="77777777" w:rsidR="007D34B9" w:rsidRDefault="00000000" w:rsidP="00723A4D">
      <w:pPr>
        <w:pStyle w:val="Compact"/>
        <w:numPr>
          <w:ilvl w:val="0"/>
          <w:numId w:val="7"/>
        </w:numPr>
      </w:pPr>
      <w:r>
        <w:t>Van der Molen EJ, Blok AA, De Graaf GJ (1982) Winter starvation and mercury intoxication in grey herons (Ardea cinerea) in the Netherlands. Ardea. 70:173-184.</w:t>
      </w:r>
    </w:p>
    <w:p w14:paraId="25C33402" w14:textId="77777777" w:rsidR="007D34B9" w:rsidRDefault="00000000" w:rsidP="00723A4D">
      <w:pPr>
        <w:pStyle w:val="Compact"/>
        <w:numPr>
          <w:ilvl w:val="0"/>
          <w:numId w:val="7"/>
        </w:numPr>
      </w:pPr>
      <w:r>
        <w:t>Williams, K.A., P.C. Frederick, P. Kubilis and J. Simon. 2008. Visual bias in aerial estimates of colonially nesting white ibises and great egrets. Journal of Field Ornithology 79:438 - 448.</w:t>
      </w:r>
    </w:p>
    <w:p w14:paraId="4943F426" w14:textId="77777777" w:rsidR="00AB4E75" w:rsidRDefault="00AB4E75">
      <w:pPr>
        <w:pStyle w:val="Heading2"/>
        <w:sectPr w:rsidR="00AB4E75" w:rsidSect="00830AD2">
          <w:pgSz w:w="12240" w:h="15840"/>
          <w:pgMar w:top="1440" w:right="1440" w:bottom="1440" w:left="1440" w:header="720" w:footer="720" w:gutter="0"/>
          <w:cols w:space="720"/>
          <w:docGrid w:linePitch="326"/>
        </w:sectPr>
      </w:pPr>
      <w:bookmarkStart w:id="681" w:name="appendix"/>
      <w:bookmarkEnd w:id="680"/>
    </w:p>
    <w:p w14:paraId="4CAEE8D9" w14:textId="77777777" w:rsidR="007D34B9" w:rsidRDefault="00000000" w:rsidP="00AB4E75">
      <w:pPr>
        <w:pStyle w:val="Heading2"/>
        <w:ind w:left="720"/>
      </w:pPr>
      <w:bookmarkStart w:id="682" w:name="_Toc209968498"/>
      <w:r>
        <w:lastRenderedPageBreak/>
        <w:t>Appendix</w:t>
      </w:r>
      <w:bookmarkEnd w:id="682"/>
    </w:p>
    <w:p w14:paraId="6D27A88B" w14:textId="77777777" w:rsidR="007D34B9" w:rsidRDefault="00000000" w:rsidP="00AB4E75">
      <w:pPr>
        <w:pStyle w:val="TableCaption"/>
        <w:ind w:left="720" w:right="810"/>
      </w:pPr>
      <w:bookmarkStart w:id="683" w:name="tab:alltotals"/>
      <w:bookmarkEnd w:id="683"/>
      <w:r>
        <w:t>Table 10: Total nests estimated in all colonies surveyed in ENP and the Water Conservation Areas of the Everglades. Counts are from aerial and ground surveys. Totals include all species recorded (including ANHI, DCCO, and GRHE which are not in totals reported above).</w:t>
      </w:r>
    </w:p>
    <w:tbl>
      <w:tblPr>
        <w:tblW w:w="4255" w:type="pct"/>
        <w:jc w:val="center"/>
        <w:tblLook w:val="0420" w:firstRow="1" w:lastRow="0" w:firstColumn="0" w:lastColumn="0" w:noHBand="0" w:noVBand="1"/>
      </w:tblPr>
      <w:tblGrid>
        <w:gridCol w:w="950"/>
        <w:gridCol w:w="506"/>
        <w:gridCol w:w="901"/>
        <w:gridCol w:w="959"/>
        <w:gridCol w:w="583"/>
        <w:gridCol w:w="540"/>
        <w:gridCol w:w="590"/>
        <w:gridCol w:w="569"/>
        <w:gridCol w:w="569"/>
        <w:gridCol w:w="569"/>
        <w:gridCol w:w="540"/>
        <w:gridCol w:w="554"/>
        <w:gridCol w:w="497"/>
        <w:gridCol w:w="569"/>
        <w:gridCol w:w="569"/>
        <w:gridCol w:w="569"/>
        <w:gridCol w:w="612"/>
        <w:gridCol w:w="511"/>
        <w:gridCol w:w="1174"/>
      </w:tblGrid>
      <w:tr w:rsidR="00AB4E75" w14:paraId="72D53D30" w14:textId="77777777" w:rsidTr="00AB4E75">
        <w:trPr>
          <w:tblHeader/>
          <w:jc w:val="center"/>
        </w:trPr>
        <w:tc>
          <w:tcPr>
            <w:tcW w:w="38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79C2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3"/>
                <w:szCs w:val="13"/>
              </w:rPr>
            </w:pPr>
            <w:r>
              <w:rPr>
                <w:rFonts w:ascii="Arial" w:eastAsia="Helvetica" w:hAnsi="Helvetica" w:cs="Helvetica"/>
                <w:color w:val="000000"/>
                <w:sz w:val="13"/>
                <w:szCs w:val="13"/>
              </w:rPr>
              <w:t>colony</w:t>
            </w:r>
          </w:p>
        </w:tc>
        <w:tc>
          <w:tcPr>
            <w:tcW w:w="2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7BD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3"/>
                <w:szCs w:val="13"/>
              </w:rPr>
            </w:pPr>
            <w:r>
              <w:rPr>
                <w:rFonts w:ascii="Arial" w:eastAsia="Helvetica" w:hAnsi="Helvetica" w:cs="Helvetica"/>
                <w:color w:val="000000"/>
                <w:sz w:val="13"/>
                <w:szCs w:val="13"/>
              </w:rPr>
              <w:t>WCA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6491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3"/>
                <w:szCs w:val="13"/>
              </w:rPr>
            </w:pPr>
            <w:r>
              <w:rPr>
                <w:rFonts w:ascii="Arial" w:eastAsia="Helvetica" w:hAnsi="Helvetica" w:cs="Helvetica"/>
                <w:color w:val="000000"/>
                <w:sz w:val="13"/>
                <w:szCs w:val="13"/>
              </w:rPr>
              <w:t>LATITUDE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E07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3"/>
                <w:szCs w:val="13"/>
              </w:rPr>
            </w:pPr>
            <w:r>
              <w:rPr>
                <w:rFonts w:ascii="Arial" w:eastAsia="Helvetica" w:hAnsi="Helvetica" w:cs="Helvetica"/>
                <w:color w:val="000000"/>
                <w:sz w:val="13"/>
                <w:szCs w:val="13"/>
              </w:rPr>
              <w:t>LONGITUDE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86B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GREG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1AA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WHIB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E13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WOST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8EE7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ROSP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5B7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SNEG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C8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GBHE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40E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LBHE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BE6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TRHE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D6C4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GLIB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2D87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BCNH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6C2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CAEG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C22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YCNH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6E6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SMWH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593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ANHI</w:t>
            </w:r>
          </w:p>
        </w:tc>
        <w:tc>
          <w:tcPr>
            <w:tcW w:w="4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278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TOTAL</w:t>
            </w:r>
          </w:p>
        </w:tc>
      </w:tr>
      <w:tr w:rsidR="00AB4E75" w14:paraId="401908A0" w14:textId="77777777" w:rsidTr="00AB4E75">
        <w:trPr>
          <w:jc w:val="center"/>
        </w:trPr>
        <w:tc>
          <w:tcPr>
            <w:tcW w:w="38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95F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Rhea</w:t>
            </w:r>
          </w:p>
        </w:tc>
        <w:tc>
          <w:tcPr>
            <w:tcW w:w="20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1EE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4AE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26.23779014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B5D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-80.31280335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63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09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BC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E63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63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B8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9A3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A8B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92A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73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A27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FD8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42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6D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FF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757</w:t>
            </w:r>
          </w:p>
        </w:tc>
      </w:tr>
      <w:tr w:rsidR="00AB4E75" w14:paraId="6FD38BC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CC9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Shamash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78C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502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26.24561676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0D4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-80.43234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5C7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7B6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EF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0C8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67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488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B2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E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F8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087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E1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31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5C3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2F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E7D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556</w:t>
            </w:r>
          </w:p>
        </w:tc>
      </w:tr>
      <w:tr w:rsidR="00AB4E75" w14:paraId="263D634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607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8076E" w14:textId="77777777" w:rsidR="007D34B9" w:rsidRDefault="00000000" w:rsidP="00AB4E75">
            <w:pPr>
              <w:pBdr>
                <w:top w:val="none" w:sz="0" w:space="0" w:color="000000"/>
                <w:left w:val="none" w:sz="0" w:space="0" w:color="000000"/>
                <w:bottom w:val="none" w:sz="0" w:space="0" w:color="000000"/>
                <w:right w:val="none" w:sz="0" w:space="0" w:color="000000"/>
              </w:pBdr>
              <w:spacing w:before="100" w:after="100"/>
              <w:ind w:left="-4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05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26.305789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C0B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-80.451629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F03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1B9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5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260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997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97C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A7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C3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AB5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106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0D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FDC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840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967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DE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157</w:t>
            </w:r>
          </w:p>
        </w:tc>
      </w:tr>
      <w:tr w:rsidR="00AB4E75" w14:paraId="719AE39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56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2b South End</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E3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624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26.14559499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F9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-80.38101257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63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73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4A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BB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9F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E9A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D4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759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15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EE2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BB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7D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79B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5C2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79A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126</w:t>
            </w:r>
          </w:p>
        </w:tc>
      </w:tr>
      <w:tr w:rsidR="00AB4E75" w14:paraId="6B08B6D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B1E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3A4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ED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26.302806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4A1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-80.477835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FA4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89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B58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D9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14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40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BBA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F24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2BC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3A8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3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74D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6C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6B2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A5F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84</w:t>
            </w:r>
          </w:p>
        </w:tc>
      </w:tr>
      <w:tr w:rsidR="00AB4E75" w14:paraId="5EFF2A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B4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Sculpin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EFB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55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26.261856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4EC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-80.374889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54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E6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7D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94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C1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7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2D9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7C0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E0E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3B5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771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8BF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EEC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B26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A6E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79</w:t>
            </w:r>
          </w:p>
        </w:tc>
      </w:tr>
      <w:tr w:rsidR="00AB4E75" w14:paraId="07CE467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2F8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Spiderfish</w:t>
            </w:r>
            <w:proofErr w:type="spellEnd"/>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A88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56B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26.306462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F02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-80.413464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D1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6CE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B3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D59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4C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21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8B6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FB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B1F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13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77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74D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2D8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0AF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7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49</w:t>
            </w:r>
          </w:p>
        </w:tc>
      </w:tr>
      <w:tr w:rsidR="00AB4E75" w14:paraId="7EA657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23B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Shiva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F78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DA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26.24332077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8A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-80.35071835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A0D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381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0FE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FBD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D2B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5D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F9C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8D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53C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D8D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EF0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B41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F8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4F8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9C9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38</w:t>
            </w:r>
          </w:p>
        </w:tc>
      </w:tr>
      <w:tr w:rsidR="00AB4E75" w14:paraId="6B7C100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18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628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CB5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26.13853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CB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-80.36901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EA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CBA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B4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75E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FDD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19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414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96F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4DF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D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FC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4B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39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9D3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FC5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38</w:t>
            </w:r>
          </w:p>
        </w:tc>
      </w:tr>
      <w:tr w:rsidR="00AB4E75" w14:paraId="2F863E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F1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Thor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E5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45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26.272075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99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-80.327167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585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DDA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268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38F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691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3ED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99C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CD7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46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8C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8C8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A12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198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70A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70A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w:t>
            </w:r>
          </w:p>
        </w:tc>
      </w:tr>
      <w:tr w:rsidR="00AB4E75" w14:paraId="4DBE417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D2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Opaleye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14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1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040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-80.386622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FA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23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51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BA8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AC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09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C40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E81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A3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152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FD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656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F3D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1EC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A0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w:t>
            </w:r>
          </w:p>
        </w:tc>
      </w:tr>
      <w:tr w:rsidR="00AB4E75" w14:paraId="5181D94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248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Sailfish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4C7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5A4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26.304002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02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-80.357549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327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C3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D2A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C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0CE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E7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0D9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A11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54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809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0F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50D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B0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3F4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C28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r>
      <w:tr w:rsidR="00AB4E75" w14:paraId="08D9191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58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Alley North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C7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8DC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26.20129687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59C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-80.52873259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0F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3A5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14895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C6C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CAA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2A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E83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04D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B40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4B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98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A8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870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831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FAB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602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15859</w:t>
            </w:r>
          </w:p>
        </w:tc>
      </w:tr>
      <w:tr w:rsidR="00AB4E75" w14:paraId="70BEB84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470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6th Bridge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31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7A4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26.12376586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1F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-80.54149724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37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8A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8C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66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4AD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DAE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19E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9D8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1B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95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959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801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E91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01E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E1E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1927</w:t>
            </w:r>
          </w:p>
        </w:tc>
      </w:tr>
      <w:tr w:rsidR="00AB4E75" w14:paraId="3B1A0C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0A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Horus</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B28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D5C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25.96035998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965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-80.57207845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AA2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C48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7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FB5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08F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B8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7ED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C9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30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9D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6AA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7E5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AC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F6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690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1165</w:t>
            </w:r>
          </w:p>
        </w:tc>
      </w:tr>
      <w:tr w:rsidR="00AB4E75" w14:paraId="1D668FF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6C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Hidden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32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F25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25.77761133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93F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-80.83851862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25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609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86B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34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FE7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408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CE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063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D6E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EC7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F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AC1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71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DD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449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588</w:t>
            </w:r>
          </w:p>
        </w:tc>
      </w:tr>
      <w:tr w:rsidR="00AB4E75" w14:paraId="61DA283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E3E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Nanse</w:t>
            </w:r>
            <w:proofErr w:type="spellEnd"/>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A6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13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26.10469265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16E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-80.49729765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667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CB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486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55A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2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CAF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D7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D6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7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6E6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C3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74F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F9B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357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8D8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372</w:t>
            </w:r>
          </w:p>
        </w:tc>
      </w:tr>
      <w:tr w:rsidR="00AB4E75" w14:paraId="0BD1DE7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689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3b Boat Ramp</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979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59D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25.77920649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CE3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-80.50961613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CF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0F8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675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46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663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8D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29E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656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C9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04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A7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DA8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B7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4A2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AEE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342</w:t>
            </w:r>
          </w:p>
        </w:tc>
      </w:tr>
      <w:tr w:rsidR="00AB4E75" w14:paraId="2D0821E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F7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Jetport New</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403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82A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25.84182004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1CE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-80.84296196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FA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627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76E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603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B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E6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892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91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D0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786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044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2E0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5B7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AD8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149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324</w:t>
            </w:r>
          </w:p>
        </w:tc>
      </w:tr>
      <w:tr w:rsidR="00AB4E75" w14:paraId="633A9BB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A31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72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142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28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25.8819533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E51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-80.5975774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B5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115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793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E2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5D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B2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1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32B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DF6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35B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52B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D7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14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12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52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268</w:t>
            </w:r>
          </w:p>
        </w:tc>
      </w:tr>
      <w:tr w:rsidR="00AB4E75" w14:paraId="4A5575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411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2A0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AD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26.012208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990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-80.608635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A2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962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62C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12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C69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CF7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10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B0A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03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1E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94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C4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CE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4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F75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258</w:t>
            </w:r>
          </w:p>
        </w:tc>
      </w:tr>
      <w:tr w:rsidR="00AB4E75" w14:paraId="11AD79B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33D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Diana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21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3A0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25.85011333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78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-80.52234942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09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9DB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5A2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7B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F9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71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446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E21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3B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5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8E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EC8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6BA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C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686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208</w:t>
            </w:r>
          </w:p>
        </w:tc>
      </w:tr>
      <w:tr w:rsidR="00AB4E75" w14:paraId="60D3E99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38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Juno</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2E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E5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26.01347212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BE6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-80.45632524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C8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ABB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C4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E0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C64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9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37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F25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F6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46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713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F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725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A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6ED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180</w:t>
            </w:r>
          </w:p>
        </w:tc>
      </w:tr>
      <w:tr w:rsidR="00AB4E75" w14:paraId="5D0407B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5C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Vulture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360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6E9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26.02544389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3CF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-80.53904168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B3B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0E1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299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EBB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13B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D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9F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9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B50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20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B3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B6E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4FB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B40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3E3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172</w:t>
            </w:r>
          </w:p>
        </w:tc>
      </w:tr>
      <w:tr w:rsidR="00AB4E75" w14:paraId="71CC2CA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80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Jetport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8AE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AB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25.86281924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B90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-80.83873237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4D4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A0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4ED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492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71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0B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BC8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113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CC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48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AC8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88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347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A4B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82A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158</w:t>
            </w:r>
          </w:p>
        </w:tc>
      </w:tr>
      <w:tr w:rsidR="00AB4E75" w14:paraId="76940D3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94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Enlil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639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AE1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25.87407201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2F1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-80.65364904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0D6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2E2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24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FA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8E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66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2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3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69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61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B3A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2E5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D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329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A92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148</w:t>
            </w:r>
          </w:p>
        </w:tc>
      </w:tr>
      <w:tr w:rsidR="00AB4E75" w14:paraId="4BAC939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B3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Aerie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20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E76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25.77156696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7E8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-80.70872846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0D6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A8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0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0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D18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E6E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F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FA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A24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020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A36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323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648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971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360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142</w:t>
            </w:r>
          </w:p>
        </w:tc>
      </w:tr>
      <w:tr w:rsidR="00AB4E75" w14:paraId="3F23FEA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5EA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1181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66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D2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25.970175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ED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-80.774804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F1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27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CB4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588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CA8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A67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7A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D4D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356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D42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C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5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A1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C5E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58D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135</w:t>
            </w:r>
          </w:p>
        </w:tc>
      </w:tr>
      <w:tr w:rsidR="00AB4E75" w14:paraId="744ADA6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DB9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Jupiter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41C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1CB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26.01536816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31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-80.56273529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6B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E6B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49A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C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63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139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B8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0A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17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DF2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E58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37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CF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82A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1C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128</w:t>
            </w:r>
          </w:p>
        </w:tc>
      </w:tr>
      <w:tr w:rsidR="00AB4E75" w14:paraId="0B0C5EC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9C0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Joule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8CC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A5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26.01229868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020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-80.63095974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D75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8A5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DD8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970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88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BD0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B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65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9D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13F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43C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150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4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328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93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110</w:t>
            </w:r>
          </w:p>
        </w:tc>
      </w:tr>
      <w:tr w:rsidR="00AB4E75" w14:paraId="6353440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C7D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Vacation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465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4C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25.9154794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452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-80.63022321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B82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FD7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0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A3D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4AF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37F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4B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3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CCD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73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3B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8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932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784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05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106</w:t>
            </w:r>
          </w:p>
        </w:tc>
      </w:tr>
      <w:tr w:rsidR="00AB4E75" w14:paraId="037E5DA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56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Kinich</w:t>
            </w:r>
            <w:proofErr w:type="spellEnd"/>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0C6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A6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26.0424178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34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-80.50309107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A5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095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858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9C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70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BB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EF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868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832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8FC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D9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D63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40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82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B3D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88</w:t>
            </w:r>
          </w:p>
        </w:tc>
      </w:tr>
      <w:tr w:rsidR="00AB4E75" w14:paraId="128EE3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B9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Jerrod</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A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DC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26.00003075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CC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-80.59513643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B78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9DE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E2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BF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B9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07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51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19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0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834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4D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A4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23C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0C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E8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87</w:t>
            </w:r>
          </w:p>
        </w:tc>
      </w:tr>
      <w:tr w:rsidR="00AB4E75" w14:paraId="5DA2B6E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F02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Draco</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791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13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25.85017062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33A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-80.67349807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C1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B14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54A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96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66F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E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C3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59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FD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330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4D3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05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292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9A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3C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85</w:t>
            </w:r>
          </w:p>
        </w:tc>
      </w:tr>
      <w:tr w:rsidR="00AB4E75" w14:paraId="10A947E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F3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E69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E0B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AD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-80.781952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23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026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04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7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9A0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34F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36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140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2FC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57F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FD4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8FB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2D7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411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59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80</w:t>
            </w:r>
          </w:p>
        </w:tc>
      </w:tr>
      <w:tr w:rsidR="00AB4E75" w14:paraId="6BDC68F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7A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Cypress City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1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6B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26.12392223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DE6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-80.50417714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AF2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A78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134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92B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AD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2D8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0C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3FA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B45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1E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A2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BAF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FC8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A46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6BD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67</w:t>
            </w:r>
          </w:p>
        </w:tc>
      </w:tr>
      <w:tr w:rsidR="00AB4E75" w14:paraId="53236B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2CE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B16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E8F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25.909255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4C3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190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4C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8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D4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22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AA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033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A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AC4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D1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C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B8D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C37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DB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51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67</w:t>
            </w:r>
          </w:p>
        </w:tc>
      </w:tr>
      <w:tr w:rsidR="00AB4E75" w14:paraId="2D5A03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83C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Hestia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23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345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25.95900748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E65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-80.47898995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6EE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8CA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EFD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9A5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E2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67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EEB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143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9D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49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A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00E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69C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014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E2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62</w:t>
            </w:r>
          </w:p>
        </w:tc>
      </w:tr>
      <w:tr w:rsidR="00AB4E75" w14:paraId="34AFD1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9AE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9C0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784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665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B63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DA7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52C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2F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E0D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2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6C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FC0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E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1B2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6A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57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B66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0E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A43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61</w:t>
            </w:r>
          </w:p>
        </w:tc>
      </w:tr>
      <w:tr w:rsidR="00AB4E75" w14:paraId="1EC567A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B2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Kidlow</w:t>
            </w:r>
            <w:proofErr w:type="spellEnd"/>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82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B82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26.04029845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812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-80.59991604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63D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CA1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4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07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89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2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BD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E1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DEF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CE5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92B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12F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4B5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049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BCD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r>
      <w:tr w:rsidR="00AB4E75" w14:paraId="473F1F7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36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4A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D1E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426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DF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8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C8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2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7F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48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E9D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595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513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2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8F9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2A5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25B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73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61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r>
      <w:tr w:rsidR="00AB4E75" w14:paraId="24F67A3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6AC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Odin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026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13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26.13113921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8A9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-80.70169027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6C8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3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A1C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9CE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BB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73C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095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0DD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CF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A6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8D5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475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B3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AF5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21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w:t>
            </w:r>
          </w:p>
        </w:tc>
      </w:tr>
      <w:tr w:rsidR="00AB4E75" w14:paraId="036EA99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0F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1882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42B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E9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19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014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D2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583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001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A4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5E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B19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B9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916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72A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88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B1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D21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C2C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19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r>
      <w:tr w:rsidR="00AB4E75" w14:paraId="1FD1738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D7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Little 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058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23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25.77414881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49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-80.70215184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358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74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7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D84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EEB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ED8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C6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259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353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78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3D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AAD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312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95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046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52</w:t>
            </w:r>
          </w:p>
        </w:tc>
      </w:tr>
      <w:tr w:rsidR="00AB4E75" w14:paraId="6EEA6E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A36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Auster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12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5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25.77976922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8C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-80.61312139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463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3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8D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0A3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6B0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EF2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6F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5E9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094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4FD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FE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17B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9CE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281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3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48</w:t>
            </w:r>
          </w:p>
        </w:tc>
      </w:tr>
      <w:tr w:rsidR="00AB4E75" w14:paraId="20B49EB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CA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8DD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1C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25.964928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94D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-80.649441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1F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D2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5C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74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D3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EE4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39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B36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F09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BCC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83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49A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D35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E6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700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46</w:t>
            </w:r>
          </w:p>
        </w:tc>
      </w:tr>
      <w:tr w:rsidR="00AB4E75" w14:paraId="198AC3B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A74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AFD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172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16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-80.738553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B74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5FA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E9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5B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E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397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A9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AC9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40F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E2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014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95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9F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AF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E3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44</w:t>
            </w:r>
          </w:p>
        </w:tc>
      </w:tr>
      <w:tr w:rsidR="00AB4E75" w14:paraId="168D12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3F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Forseti</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4A9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EE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25.88650457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170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-80.70168882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DE2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89B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929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CC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39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51A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49C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865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87F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90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607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92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92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1E9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762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r>
      <w:tr w:rsidR="00AB4E75" w14:paraId="43CCC98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3C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F60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94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25.929902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6EB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-80.693835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390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D54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C8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735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218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1B8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A4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36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C3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C6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99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95C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E4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706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07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r>
      <w:tr w:rsidR="00AB4E75" w14:paraId="60F69E9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BF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1888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DB4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35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25.98047398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DA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-80.756621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B7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A3B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876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1D1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F31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D2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22E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74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F4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1F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DAE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766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13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BE3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30F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39</w:t>
            </w:r>
          </w:p>
        </w:tc>
      </w:tr>
      <w:tr w:rsidR="00AB4E75" w14:paraId="169B341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EAF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John Dory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9D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848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26.025436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2FA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-80.604282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26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458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44C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B6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CDA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8D6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946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78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AC1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3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94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AD2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7D6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C30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82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37</w:t>
            </w:r>
          </w:p>
        </w:tc>
      </w:tr>
      <w:tr w:rsidR="00AB4E75" w14:paraId="5FD47B5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949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Ivy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0AD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D6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25.9753243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5DD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-80.6257803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D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5A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442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B74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2FF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27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A6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DD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39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E9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E8B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41F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7B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C38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22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37</w:t>
            </w:r>
          </w:p>
        </w:tc>
      </w:tr>
      <w:tr w:rsidR="00AB4E75" w14:paraId="14D5AB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CF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1762/085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584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B7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25.992085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516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60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7E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43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87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A84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708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3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F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844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D1F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C73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C6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D3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532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530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36</w:t>
            </w:r>
          </w:p>
        </w:tc>
      </w:tr>
      <w:tr w:rsidR="00AB4E75" w14:paraId="66977D4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40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Pocket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52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A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25.92341386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C79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-80.51857941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9C1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1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6C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8EC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598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5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760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C12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02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266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2D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E7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DB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A2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408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36</w:t>
            </w:r>
          </w:p>
        </w:tc>
      </w:tr>
      <w:tr w:rsidR="00AB4E75" w14:paraId="157F3D4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1A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Fangtooth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05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9F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5AD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-80.478789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1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28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E2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B9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41E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22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08C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2B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F31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7A8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13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5B8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74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F64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8C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w:t>
            </w:r>
          </w:p>
        </w:tc>
      </w:tr>
      <w:tr w:rsidR="00AB4E75" w14:paraId="6DB482D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EB8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Noodlefish</w:t>
            </w:r>
            <w:proofErr w:type="spellEnd"/>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1C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29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26.112358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4F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-80.62934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C12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CDE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01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34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018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C6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77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C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D8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93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D5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514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D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079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6E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r>
      <w:tr w:rsidR="00AB4E75" w14:paraId="13E24E5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C5E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193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7E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25.878701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10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185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01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6F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FFB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D2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90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A8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90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5CF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4C8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E8C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415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14D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CEE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67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r>
      <w:tr w:rsidR="00AB4E75" w14:paraId="351AB0A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49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C22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37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56C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-80.703434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475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E71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E1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D4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EE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408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60C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254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6BC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F8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203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3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01E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B6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0F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r>
      <w:tr w:rsidR="00AB4E75" w14:paraId="13BE0BC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7FF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Carp</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E4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42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25.826825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BF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-80.644174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87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31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7E5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13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E83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55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5B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53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0F1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3C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4AC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97E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2B0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44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1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r>
      <w:tr w:rsidR="00AB4E75" w14:paraId="050BAFC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6F6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Icefish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A2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B34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26.127201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C0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9A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E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31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9E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3A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0AF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278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87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B2D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42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78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1B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EB3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FB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152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r>
      <w:tr w:rsidR="00AB4E75" w14:paraId="1ACC4C0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3FF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26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D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6E0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CA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BCA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1F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108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38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00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ACE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2B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3E7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C4A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63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46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635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D8E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FDD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26</w:t>
            </w:r>
          </w:p>
        </w:tc>
      </w:tr>
      <w:tr w:rsidR="00AB4E75" w14:paraId="3F1424B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D3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024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E94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24F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2E5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9E7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6F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1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46F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B6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F5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C42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29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BFD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89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0F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506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4A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D0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r>
      <w:tr w:rsidR="00AB4E75" w14:paraId="007617D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0BF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8B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1A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25.883233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FD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0EF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89B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D29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BA6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E2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BC5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F4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15D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11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1EE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4B6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C1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43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9D1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4F0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r>
      <w:tr w:rsidR="00AB4E75" w14:paraId="48568F8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DC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Clovis</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928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D5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501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14E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5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7C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E4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6F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C2D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814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8D2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B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83E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ED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B1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63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C4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F9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23</w:t>
            </w:r>
          </w:p>
        </w:tc>
      </w:tr>
      <w:tr w:rsidR="00AB4E75" w14:paraId="48B5E8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DC1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31B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7AF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25.973776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71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27C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20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52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AD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37F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20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2A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4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F9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6E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E3C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B5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A06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E6B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AA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w:t>
            </w:r>
          </w:p>
        </w:tc>
      </w:tr>
      <w:tr w:rsidR="00AB4E75" w14:paraId="1E30C9E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B8D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E45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CA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25.863167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E99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FFE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86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470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346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4C2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0B5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A9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C12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00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9FC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9E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7B9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81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E3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75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w:t>
            </w:r>
          </w:p>
        </w:tc>
      </w:tr>
      <w:tr w:rsidR="00AB4E75" w14:paraId="6BCC63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EB0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CF6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A61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25.87967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857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-80.725281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39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30A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102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F6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6FC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DD4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6F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3D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DC4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714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0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B3A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44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54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4E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r>
      <w:tr w:rsidR="00AB4E75" w14:paraId="49FB363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BC2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C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2B9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25.80628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F4C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-80.786065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234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3B8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A08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F36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FCD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6E1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8B5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21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C7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D22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09B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E0D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68C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464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75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r>
      <w:tr w:rsidR="00AB4E75" w14:paraId="1A94031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C3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Big Mel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4A9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81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26.04582189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AF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-80.62585685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5F3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AA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2C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E13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378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757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D7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90A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182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B50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2ED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8C6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696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96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F9B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19DD453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7F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5EF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7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32F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-80.764407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078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0DF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E29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6B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2A5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22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D9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60D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D0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269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293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F8D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EC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CC3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3D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2F70356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434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C7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FD7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25.888123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503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-80.672241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E6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60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CA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5F7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1E2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54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C5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7EE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C42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272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8E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E3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355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F5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30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16174B9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CD6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F8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C73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25.922789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5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C49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21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95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971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6C6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B7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416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B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5A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A39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B19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478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4AB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726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0D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2524261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B14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33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E86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25.941774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BD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02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FD3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136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22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3A2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36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5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94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652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001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4A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635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F28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65B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06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28276D2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73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Vimba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BA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F5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25.899126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79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-80.629435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14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38D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42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08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9F3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B5D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19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17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2F2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1F7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134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CD1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E1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042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474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r>
      <w:tr w:rsidR="00AB4E75" w14:paraId="2391B75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2A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Fierasfer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29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B1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CBE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-80.757664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4E3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8D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73B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AB3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E7F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1C4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41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A9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68C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9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F0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D8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C1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F0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455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r>
      <w:tr w:rsidR="00AB4E75" w14:paraId="0E91670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27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91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BFF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25.786388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D81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E5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6EA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91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D8E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BA3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B5A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807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510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BE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33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4E9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D5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8C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DE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74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r>
      <w:tr w:rsidR="00AB4E75" w14:paraId="4AE63BA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9ED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9A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C7E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25.840813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B5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-80.785516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1F3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30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9CD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50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C8F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B8A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0F9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EE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C3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8AA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0B7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DB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51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9B5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0F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r>
      <w:tr w:rsidR="00AB4E75" w14:paraId="6C33FBE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C2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CA6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85A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B8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-80.686307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BA5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55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FB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ACA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89F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CA9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0BA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E5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FF6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8C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A73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C08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FDF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5C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91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r>
      <w:tr w:rsidR="00AB4E75" w14:paraId="20723A7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62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1CE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FDD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9D9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-80.771921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2EC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47F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234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5CD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0F0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A4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530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977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75F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5CE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37C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1A3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EA5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0E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9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r>
      <w:tr w:rsidR="00AB4E75" w14:paraId="7F16768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8A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Grant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02E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E3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37B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-80.542676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15A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940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3DF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346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7C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3FC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27C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B99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A4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EF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119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38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30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7BC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2A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r>
      <w:tr w:rsidR="00AB4E75" w14:paraId="14B0E4B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EB3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3b Ramp West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CD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9D8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25.784512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5BD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-80.519377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0A0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8D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230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EE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5A1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15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67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EE9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ED7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CE7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2E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4E1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92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66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EF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r>
      <w:tr w:rsidR="00AB4E75" w14:paraId="452C231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43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8E0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E5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25.862497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B4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C72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5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407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AEC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D2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13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4F9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397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ED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B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CF4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ABF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068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05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BE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r>
      <w:tr w:rsidR="00AB4E75" w14:paraId="739A09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BC4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2335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D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DA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88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D78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E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257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81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B8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ED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0D7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AB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1C2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D02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988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9AF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3D1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CC9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47D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r>
      <w:tr w:rsidR="00AB4E75" w14:paraId="7160A1B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BFF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52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68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25.895977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21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AB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18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2CE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49F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C75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AE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4F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8A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6F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DB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10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25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149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3EC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A72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r>
      <w:tr w:rsidR="00AB4E75" w14:paraId="1748D30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888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Ketal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97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CB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26.037717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2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-80.761917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59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1D6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8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D40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02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66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E4F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26A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EF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B0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0BD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A8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70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B74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BAF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1C8D12D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5A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59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A5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25.779392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3AA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-80.805913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1C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1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71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FE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D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19D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85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22E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923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70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1E6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6C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9C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64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FB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62B4A33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A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51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04E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25.788161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6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-80.824321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EAD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70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0E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75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2A7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BBC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D73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D35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6A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ED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0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0AC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7A5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73F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DA1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7D74CEB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55C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C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F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25.936185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105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EC0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B68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66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197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CBC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0CE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CB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A30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34B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63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01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29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A6D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D4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B43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3E335AF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B01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AF5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BF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25.943561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1BA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C3C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93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078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F1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E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665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7C4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425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64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6E6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73C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71E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73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0CD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F28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62F0901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4D1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Lumpy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22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942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25.95359772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5F6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-80.65351653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B1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9C6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5A5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AA3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10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0F0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25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8B1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3E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09D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03B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473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F6C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27B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4D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249537C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39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Izanaki</w:t>
            </w:r>
            <w:proofErr w:type="spellEnd"/>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7A5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1E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25.979419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9DB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-80.654814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200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B65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F8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F98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40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5C4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0C4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45C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B8F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42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DE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31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3F5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5AC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DF1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65DA8C0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A77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A6D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D9C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25.835988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5A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-80.686327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8E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FB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A2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79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CD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F32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23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0FB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892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85C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3DF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FB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383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53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C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4FBB1C7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AD0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0E3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3A1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25.950367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3C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-80.743563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D3A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F8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3C0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2A7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8D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A6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80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48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4AA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82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E17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045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E1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6DF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B4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r>
      <w:tr w:rsidR="00AB4E75" w14:paraId="6A5A04A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C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Flatfish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3D6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EEA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25.903412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26D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-80.543232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433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CD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88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3C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003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0B8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EA5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78A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A9D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E5E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561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9B0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D8D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A80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94A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25BCC3D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285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561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97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25.837148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01C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-80.694535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D7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DAD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69E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5CF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E84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79D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026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5B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103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EE9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D7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0BA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C35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4A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7FF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3BB0F4D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1F1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44F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B70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25.902825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CEF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B13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B9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579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69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0FD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C38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07C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E7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1AF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71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C4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80D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92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88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DBB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088A147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D0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8C8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368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25.936023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F9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3BC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8C1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07F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598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C97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B4B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F82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8FF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B6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E3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9BF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06E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99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49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3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4CF0FA3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FD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83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83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25.944298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9A8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05E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F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AB2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CC3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B9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B1F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757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8D8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D0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06A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9EA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BC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C5B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89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D45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66CC41F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C6E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1531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5CA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54F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25.978624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D63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5A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6A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65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49A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71A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2B1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D99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0B6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57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515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698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5BC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12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6E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E5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352DE9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29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7B6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03D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6D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-80.766133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233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48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34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EDF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206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DC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2EA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546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7D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4B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DDD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44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005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29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193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23EC80F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BD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929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B4A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25.890388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4DA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-80.685626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10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04F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4BB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FC0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877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FC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92E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86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FF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19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02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FB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5D1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9E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81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4E6F17A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35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A11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63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25.939895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73B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-80.745191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D3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720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0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D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1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52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93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68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ACC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39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C0C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59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8CB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F3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765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41BEC30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C1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FAA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D5A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25.952109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2C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-80.693987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161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928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0F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B52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FD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5B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07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57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8A8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32D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589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CD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81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EA3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A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5C0DF3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B9F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6D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6F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25.974284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499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4B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E7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59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2AB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2EE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6A0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0F0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B58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D34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3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E27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63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AC7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0F9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C8C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4B9B6A0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4A0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1758/032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D89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0F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6A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D1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CD2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4AD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F24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A1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45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D5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F4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9B2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A7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74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510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E2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4CC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3F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4BFE87A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AE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3F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89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25.894874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5C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-80.774289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A8E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1ED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7AA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A8E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B6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C4D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43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FCF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B36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06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81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D1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2E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A9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DE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5DECBAE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7D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7C1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070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25.897344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61F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-80.704259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90E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F28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296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6C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80A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835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B6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10F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AA0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A7C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023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F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0A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121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F3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1B6929D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C26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A5D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ED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25.924528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42E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05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557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E26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9FF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FC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D8A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1B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84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786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15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7E4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E4E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81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0F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02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368A715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6B4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F65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573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E2B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-80.701834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796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54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83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F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0BD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C8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6F0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B8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24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C80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841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08F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3D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D71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E0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11C58EA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A1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DE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414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3B5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DB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C7C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906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12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1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17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3E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EF9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259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0C8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CD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D03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B5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A9C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2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19996A3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E92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Ilish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83A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A4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26.092255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E47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-80.793275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C0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E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0F4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A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AB4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E1B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5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BC6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666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73B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59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96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FAC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54F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D74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0357D40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C9D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2359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11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1B2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25.832162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737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EC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AB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336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F13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0A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3A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1CE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C0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3C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DC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A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7BE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B5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3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79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75A150E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CAD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DC6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D02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B3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4E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19A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B3E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5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C1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1EE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8C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B79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D0F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52E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95F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B9B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919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500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31B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4A7779F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8F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667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AB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25.767566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09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-80.784754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B9B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132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10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FB5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E9D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55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6C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E7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EE8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75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784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07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06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8A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4A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4538FF0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EA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CA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6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09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-80.694382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AC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32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FA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404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B5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1E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10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D8E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D73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BB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91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4F5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F0B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CF2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4E2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740134E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CB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46C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E01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F46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-80.725713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D1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3F8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05D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289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357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B2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285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C64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D9F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210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FF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151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BF2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A4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21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6A921D6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68C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98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83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25.915418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79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05F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9A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88D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FE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8C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BA8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612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E42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925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EAF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EE8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1E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07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9F9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E30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5D0AB4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EF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C5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9AB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25.933356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D58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1E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F2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A4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A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B11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073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45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FD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4D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C46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71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03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D43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C9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352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4D8C644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C16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C92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D8E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25.861258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C6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5E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FF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CC2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7D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E0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E49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366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627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EBD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12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343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F8B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722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C96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C5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637EE73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01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Start Mel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898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E33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25.94806102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00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-80.63816162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94F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B8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582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32E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EA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A7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F5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698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25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7D8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368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1C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A9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0C3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18B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01001CD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88C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4D0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B9A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25.85859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41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-80.761645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D8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3C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3F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E40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AD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634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C0F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18B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1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A1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5C7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2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6C8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107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C30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5D6017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043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1685/Inanna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DFA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4F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25.964535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53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7B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EA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D5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4F7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117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C76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CBF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7D6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A8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67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18B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023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EA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B7B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F48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278E05C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393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16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5C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25.854466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AA6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-80.704952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C9B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99D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2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F50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098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438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99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B64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D0B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87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733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484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AF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27B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E8A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0DCF5D0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059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36F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A14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25.875231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AD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6E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BAC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757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0C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55C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86A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521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1F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DA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234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FD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CE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54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A8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E5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73A3D2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F8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C7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AD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25.896414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026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4A3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A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25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14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38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44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FA5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8B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CF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4F9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72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A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4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D9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2BAB2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91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55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D7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823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-80.745548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E8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4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279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8B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750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127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79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3AA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220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E6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689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7EB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18B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E23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3C2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52568D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6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CE4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A06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25.839721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2E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6DE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6A5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AD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77E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47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54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9E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A2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678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E6E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9ED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32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C7A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443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D4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5AFA977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069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A79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7C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25.908255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09B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F69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234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35C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12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17F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BA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7CF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FA2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68F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D4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243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576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41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F6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BB6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58B9A0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224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79B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CF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25.832305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FA0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BAF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56E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6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E40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088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004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19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9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3D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7AE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D0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2D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664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4A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74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5C9868B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054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3C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318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25.867901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73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5A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8DD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93C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71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ED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B8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5A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256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B4C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310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5B1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58C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52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72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0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A70DE5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516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C9C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C82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25.882094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F15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-80.682722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F11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47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0A7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9D0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F8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276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A6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57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146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16B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457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D3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5C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A1D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08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2BC1BD0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E9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59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6E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1E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37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AEB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92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284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6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5B5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E20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0D5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84C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342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40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8E1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76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53B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192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7B4F22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CEE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549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97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486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CC3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DD9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FDD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34D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3DE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CA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A64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CCC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E7A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11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4BD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67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56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07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4AF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0E41BBE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8E5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60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07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25.943798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4AC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F0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5A8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6F3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533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04D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2E3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A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A0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B6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30B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41D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8BF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66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D24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633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38B03F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1FB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00B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EE4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25.960322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13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-80.734361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02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63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BFD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678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7CB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6C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A6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E0E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3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7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92D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86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CB7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E45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D81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47C9EB5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E5A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C07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AD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25.987601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56B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-80.804138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43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77B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62A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F17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117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C7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0F7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24E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5B5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88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B54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7E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23D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6C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48E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2B62ED5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12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1737/024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D5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BB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6C5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12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1A9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10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4D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159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79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4E4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7C7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6C2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DD6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1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4BA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552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B3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D96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7B9E546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7D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Sunfish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79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01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25.920977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C15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-80.836285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788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2FB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C2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5F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B69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445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9E1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ED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A4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2F2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AE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6A5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3A9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6E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5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18B09C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1E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D9C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88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25.811825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F3F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-80.803422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D8E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E56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80E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94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1B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9A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B4D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3F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B02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CA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A9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255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92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153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9E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569974C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398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A95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9B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9A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AA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312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A0E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12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EE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C3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E3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4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49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A30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5C7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5F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17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550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D71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884137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200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1621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747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A61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25.929113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30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7D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F9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19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43F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55C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AD9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DF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4A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75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FE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9E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4DC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A1D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489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F3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1B6A80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CD3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A9D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D4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25.810634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436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BCC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7C4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55F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26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008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C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84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CD5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58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C18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9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205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035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CB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9E5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3950DB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83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6BD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0D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B3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F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0F5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569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F0F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3B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6EA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28B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FB0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BC4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0C3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E4D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FDD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874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F14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1C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123934F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C3D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F5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264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25.793111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96F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-80.825022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EF6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AE6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8F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16F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58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A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699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92D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E5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70B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10E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77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5F1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CE0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F6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600165A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5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1736/023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9F9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978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25.831533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45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-80.722894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60C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B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FF5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78D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AEA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385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BE8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FBE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115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182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9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438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AB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A34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7B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92A9FA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4AF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00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598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A7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EB9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DD8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70B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04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C11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65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C6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316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5CB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6A3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95E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01E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A4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13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B57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21608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CC7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2EC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53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25.841989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AB9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-80.742313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BB1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A3B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BFE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C39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3A2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1F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414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E60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B9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84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750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C1B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363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F47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46D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B0BF92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72E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FA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70D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25.861179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51C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6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4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99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DB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8F3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304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E18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824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F8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51D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B6F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DF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4AE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B4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B0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871BBB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13E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05A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56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25.866374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C5A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7F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957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078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B6A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E97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5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8A4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C8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AAE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F7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E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A17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3F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6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0B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16593CE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5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AA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12D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25.875368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B3E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-80.674016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7D3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3EF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6F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5C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2BD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FF2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E49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67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219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7DD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0C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E3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B4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13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C5D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3D0D2A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2F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5C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7E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25.876782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001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-80.803424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D7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A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F5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038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6E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6F5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DC5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7A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B0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638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ED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BA9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1A7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3A7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AD6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0C16CB8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DC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53F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E0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25.902282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30A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07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3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5FB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B9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734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9B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87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9F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9D6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6A4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066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3D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F02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D9F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2E7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2B52876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BC3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999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F8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25.903497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646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97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095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406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A1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0E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55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4D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49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3B9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331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22E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D13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A00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02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40B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19087BE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5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18C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48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25.91943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336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-80.682589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1B9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F9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1B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356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846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73D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965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BE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096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C5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EC7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80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75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7F3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A8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69F4737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52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7C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55E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444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E9A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8D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6F5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835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29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779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7D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C0C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93B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63E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913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D6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09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93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2E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A2AD5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FC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47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4BE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25.938708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4C9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-80.692432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637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C5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319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6AA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35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A12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0D0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54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603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2B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F86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BC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E03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267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0B8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56E2E8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FD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C41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6A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A2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77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0C8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2F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AD2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91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8C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53F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33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FC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6B3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1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67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3F2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DF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15D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6673BD4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C0F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A7A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0A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25.947783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4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-80.703953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B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75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2C6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8AE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CC8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F3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93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679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03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03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076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75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5C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0F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C3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6B82BAB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11C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59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A78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25.952737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1ED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7EF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C37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46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6A1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A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AD5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F47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AE6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B9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50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33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296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F1B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44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01B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270F22F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5E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896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85A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25.954985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F3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2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F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BCE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B68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21E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80E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1B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13F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30B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CDF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64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62D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421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B18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90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01088C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C7C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5D0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7F3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25.966856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DB7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69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D8B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15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577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C4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50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E35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4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C05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E5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77E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A3E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3F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D7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EB9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7646ACD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CA5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41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FA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26.000442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8A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-80.774482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EB9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1E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E8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001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67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F3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D23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65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248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DC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A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8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B1B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247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07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7E2DB2B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D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5E4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BAA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25.960416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39A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9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7FE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88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56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477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55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2D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833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6D7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A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70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CC2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DC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00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E2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082533A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67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Jetport South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FD7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E3D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FF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3C9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28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1AF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C0D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123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DB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28A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F8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3A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8D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27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2C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AA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AF5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5E2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7CC62E9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B3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Charun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B06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64E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25.819006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B55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-80.671959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C7D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1D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A2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7EB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73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C74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FA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183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F6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37B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1B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652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CA0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0F7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BB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17B02D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63D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138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472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25.863619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F0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-80.705914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7D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EE1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843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38E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7B1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175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7E1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756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F0A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1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4A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4D5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0B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26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86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5FA8FB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CC2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04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CE8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25.840947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367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-80.782494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99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CD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42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CDF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1D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AE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EB1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CDC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8EA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8CC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0C7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A7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D9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A6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353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6DFBF6D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9FF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52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49C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25.833871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45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-80.808351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F76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D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DBC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EC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457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BB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CF8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4C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6F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EE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F9B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C3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09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394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6E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7F28999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9B5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B50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DB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25.830171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82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3AB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660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8BD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C1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F6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2E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A7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86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24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37F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850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B8E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34B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95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17A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5AFDE22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932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2348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49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CA0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148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1EF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49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7A2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BCE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1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75A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A1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1C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363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58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3B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6DD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4B5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58A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B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7A2B9B3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A7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94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6A3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25.812552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D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-80.782919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36E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21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FF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E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2CD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40B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2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D4B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F95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596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51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5C6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590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D4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D2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2A3857A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51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DD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42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25.834706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8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-80.701898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12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FB7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01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B8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F55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DD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2D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D9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C8A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75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731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F04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D9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983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A67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1D8FE47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73A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66B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C1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25.838979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785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-80.742385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A9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6F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1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939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BE0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F8F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36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081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866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F7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3F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80E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05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017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F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31ADB7B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80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01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AB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25.866149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6FF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-80.783682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11F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CD9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E0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91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18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16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A4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E9A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53C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D9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1F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E1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0D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31D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9E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1FFB73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E5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3F8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0B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25.876542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3C3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-80.785261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730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D1A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F1A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DDA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465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F25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C64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947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8B0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C0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8FE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3B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107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5A2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24F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201D3F1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49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CDA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3D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25.886647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87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-80.714633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316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11C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234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C71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39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92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B5F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DE9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9C3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B32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57E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0F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D8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D78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53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60321DE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A42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840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B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25.910471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7E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00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35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A7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B7A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F50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62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274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757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191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9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3C9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C38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60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A1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19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2549FB1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1D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C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111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63E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-80.765008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A19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2C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668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D9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BD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668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411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3F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7F2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B1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1CE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8EF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9D1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63E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47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02520A6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3A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A9C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90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14A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F79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A7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A5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D7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2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633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71D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A3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DF9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B4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EC7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8C6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89C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651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41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01F803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5A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F8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576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25.932158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62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-80.676172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01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13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85D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AD8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38D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819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07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53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82E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A68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EC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247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4AD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4EC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5E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5A6AD6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12A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2167/Helios</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86D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FD7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25.937811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07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-80.736424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BE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196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C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716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B8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52D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07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042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95B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CB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05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4A7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B1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CFD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68F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58015DC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885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2D7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C80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25.941377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B4C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-80.735582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87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8D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FB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4C9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2D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29D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DF8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2C1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3C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97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93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4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19D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4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B4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3D03D44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84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853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593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25.947038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3F1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42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88D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89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4D9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A32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8D5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13A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1E4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E0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30A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DD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F8C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2DE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4B6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E6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1B6B5F7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49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A1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94B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25.953975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7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1A5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73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1D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E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9BA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F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683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D3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67D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27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87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23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03D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FDB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B85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0711620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9BB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4DA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C05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25.804452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1A1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545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8C8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2A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18C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998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79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37D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A96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93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49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A48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6E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293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118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2C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A24EE2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9F5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C5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6C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25.828222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9E4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299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0E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3D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63B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17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15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FA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46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BA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D8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CE2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78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1DA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F3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AB9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386162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0A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6FF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72F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25.858749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D7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-80.675806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CD3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3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6D6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CE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8DF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55D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2BA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9B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840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887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96E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DE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732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C5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AF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846A8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C40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3C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2B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25.862235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20D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-80.754157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CF9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37A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EF2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E1E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452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95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05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878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37C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57B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98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6F0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4A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D07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E8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C70A3D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D8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67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B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25.868628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1B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19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CB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48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6D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CE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41A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C4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6E2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894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7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F5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4AD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A79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E7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13A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29827A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96C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BDA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854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25.994198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D1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-80.746359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5A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A6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58A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C26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4D3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1C9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1DB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C2C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581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9DF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18E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2BD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901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2C5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F92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97E8F7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442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36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B33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25.830396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051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-80.712504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567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53E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0B9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C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42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55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34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4A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EC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0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0D2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F1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84C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00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00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F1564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332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944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F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25.801093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6CD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-80.803518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6B4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B5E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96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907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371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FE8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87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5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79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E4E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46D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09B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FD6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776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488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0D6AE0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39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A98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488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F9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E1A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B38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83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A14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D5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A62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E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6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EA9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BE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E3C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92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5B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AFC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7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A9F772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ECE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9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2C3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25.815934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096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872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9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B8C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1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A78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9AA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5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90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9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57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0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97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415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5C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31F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405D2F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B1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2364/</w:t>
            </w:r>
            <w:proofErr w:type="spellStart"/>
            <w:r>
              <w:rPr>
                <w:rFonts w:ascii="Arial" w:eastAsia="Helvetica" w:hAnsi="Helvetica" w:cs="Helvetica"/>
                <w:color w:val="000000"/>
                <w:sz w:val="12"/>
                <w:szCs w:val="12"/>
              </w:rPr>
              <w:t>Yonteau</w:t>
            </w:r>
            <w:proofErr w:type="spellEnd"/>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7E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3C4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25.820922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38A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-80.676944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CB0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15E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66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407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C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009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2A2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579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6E7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F8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C9E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FC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E45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BCD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74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2D7FBF2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C2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00C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53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25.839415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89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02F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20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4B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33D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1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ACD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FB8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CD5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A5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BCB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D9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E49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C1E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B37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594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311ADF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7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430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5A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25.843236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B97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-80.681514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AF1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F1C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E2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E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A24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E75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176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25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B9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1B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C6F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FA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6E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1F0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61C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41A59A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B1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FCE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3CA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86C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-80.691772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879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ADB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E4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D9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6F0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D9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3DD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880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BA9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269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5B8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7BD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AC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64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AEB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5D0563D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4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2304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3B2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26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25.847298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D03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-80.685715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56F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10A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E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D05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F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82B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AF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319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48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38D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89E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8F8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093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FA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E0D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03934B7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307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A9A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FB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25.849925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0F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-80.693495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BCC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92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534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9C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F91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F6B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669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822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E3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6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3EB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E1A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4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CE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FF3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94173B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217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E4C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88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25.855943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AFD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50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032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A57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2A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68D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FC1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65D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8F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3B0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46C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49B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7DC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44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A5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3D0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3C28BF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22C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A25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FC5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25.890613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876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24B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67D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CC4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7AA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952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5AA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C34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CB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D84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E6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0A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4F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1A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5B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4B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3FE4CD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F6F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DD7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18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25.895857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CC9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-80.733787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B5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8BC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40A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D81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71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4BD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2AB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0D9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6B7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CD1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77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15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782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6DD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8E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E146D6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79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93D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720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25.900156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276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-80.793718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E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636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4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A7E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38B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A0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7E5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F5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A8C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0D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615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FA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24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59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EF4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25F4766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657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B4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7AD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6D4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-80.732313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008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02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532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1E8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D77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7C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C3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E3B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5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D79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A2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0D5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8B1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1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36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0D5D0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EE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C2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026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25.913398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C5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06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46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E32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E6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7A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B5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5E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B1B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7E5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1E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93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503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9B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9CE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93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8F9DA5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BDC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34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DDA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25.91844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645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-80.773693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769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D50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F9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447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07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FDB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57A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590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F96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A24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4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C90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DB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CD6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B9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745B47E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14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3A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3B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E8E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-80.714123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6DE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9C7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77B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7F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C4D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FBD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58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74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2C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E57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944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694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C9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222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AB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16B32C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2C4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D5E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D05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25.949638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3E8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-80.724677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139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77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CD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63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0D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0FE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81F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9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A86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9F7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BF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880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8E0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79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3E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8EED28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7A0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A4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D7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25.967088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D49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920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38F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CA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0F1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E34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3C7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626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BDF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5F0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27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369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04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48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57B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98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2AAD2A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D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F32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BE7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25.967857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0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4E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5AB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F15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05A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679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FBB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413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E6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0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1D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4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72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78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CCD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11D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50DC872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FF3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EED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8C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25.972283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58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D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83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85E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E0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7B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8CC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90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F3F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73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AF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CA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F9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E76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A3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7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53DD144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A1A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6E6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02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25.989125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A98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-80.795603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4B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A0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E5D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D3F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933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CD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88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12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8EB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CB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3B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836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855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EEB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9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A539D0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F48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0A7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9A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25.997944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0BB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-80.804447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5D8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E68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C4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69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DC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7D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B5F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E6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92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7FF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12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133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229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4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94F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D77B7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B2F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53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D30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25.817332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662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0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92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A27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42A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68F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74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3B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C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60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B4F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8B5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F0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0FD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4C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EF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70BF85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51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74A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F7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25.942312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01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-80.747237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EA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66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9C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E15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8B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2D1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EC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2D0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2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C4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934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3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70F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AF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ECA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2F28F4B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3A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Cisco</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FE7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363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25.818837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F0E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-80.645617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E9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B6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9E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1BF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C4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362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57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D4B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B7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A7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775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F3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1C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931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E2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756B35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FC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Inanga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43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45D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0FF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-80.671794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708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CF9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D75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8F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BE9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555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473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8B3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B4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27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51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231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9C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E4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3D8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F3D7BC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E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AD5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27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25.843288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6F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5A3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43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9D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CD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2A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C41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F20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6F3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13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F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1DF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7EC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02F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E81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A49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B3DE70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373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ED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08E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874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D91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F7A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E6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C82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BC8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9A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10D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EF1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95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72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457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A7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4DA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E6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439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3386134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7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1660/093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71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7E2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25.828798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4D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-80.766176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AA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A7B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3AE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8FA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91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A2A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EBE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07D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F78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F32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F5C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AF3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5B5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01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45B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1387055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94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Holiday Park</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FF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C1C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26.10033061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56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-80.45482421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86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EC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B2F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73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24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B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9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57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BD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94A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C05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5D0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F7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FC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C2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38943D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54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A42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B8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25.929892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571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-80.755684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07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DFA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083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98B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0D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7EE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47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B3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3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533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53F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AD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F6F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1D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42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F21097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C5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1612/057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2F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1B8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25.974169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E24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812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665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BC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EB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36E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905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179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E2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11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861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9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187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88A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892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83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4C4AB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4AF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B1E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49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25.771447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B16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03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3BB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7F0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30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334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28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E02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65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E03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99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566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ABF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B93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CB0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D00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474A7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56A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217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C9E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25.802028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A2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-80.746256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96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7A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E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6B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3A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E04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A17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4F8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D5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44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C2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358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0A1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BA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772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222D7E1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CB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299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E36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25.772894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C1F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80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D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4F4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9C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7B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81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D7F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12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223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D44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26E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A5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6F0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22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EF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2CC7D3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B09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2201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2A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DF1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25.802311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4A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-80.703683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D01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1AE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9D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C64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B7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9A6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83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0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7A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4A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9A8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11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E03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E2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CA2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3FD4BDA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B6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15A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DB4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25.812581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2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-80.744836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2F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0CD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E72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6F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D21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8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5F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B0F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69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0E5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C4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866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3D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6B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603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1BE56F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D7F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E29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90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25.812875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BB4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FD8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AE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3E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E5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546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0D9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8DA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92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259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F20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186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9C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F6A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B7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D10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91FE89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BD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FE9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D4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25.818915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2E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-80.744444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E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D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70D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D1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8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E39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47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3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AA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52C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4B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EFC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93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E8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585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DAF54E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A16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9E1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9F3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25.827509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D67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F7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D60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8C9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F86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712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B34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8D8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496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EA6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2D1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C4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4E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52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8B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A15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609A3F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820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2AC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037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25.851842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09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-80.684616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81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A1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6BB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19D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4C1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259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20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F64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1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F2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89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61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4D3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4D3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CFE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7513F1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308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48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2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25.852193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1F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11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024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702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6C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8B2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064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B4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8B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54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74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63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4D6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882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A9E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1DE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5D2A1C0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F2E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80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F4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25.856153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27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D4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C5D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13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6E5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E4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422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BE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B9B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60C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F04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832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54F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2A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243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03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D744F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26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93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55B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25.864756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E4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41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008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E6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A9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FC0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BE1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C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4ED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86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D3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E2C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8EA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53E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EA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5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123FCDA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A06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B5F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6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25.875007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1C6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462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7C2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613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4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F0D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C6E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ED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9D8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21C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964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617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1D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A1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3C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2D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67215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07C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F5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83C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25.876338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495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42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55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D1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7AB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F46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B2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2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B00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DD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A4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32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AF1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C9D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A1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1E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204772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3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BEF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42E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93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-80.794966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65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C91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A4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B3B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88E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FF9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125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DF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D3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27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3AF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C2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7C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702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F5A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668CE9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00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C47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E13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21F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-80.672365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DA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C04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D4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CF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C1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1A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FE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0E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1A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9F9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23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5C3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1AB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7A6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CA8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182138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9FF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C3B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6DF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25.900374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0B2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3A5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4C4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A21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120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2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69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9BA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A48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9FD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297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2D9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07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7A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244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3E7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F10096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D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B51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49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25.901613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14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-80.684082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937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189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7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779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8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B6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831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22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A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14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2FB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EC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50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C83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8D1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81E7A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63C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EFF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C0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25.902885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5B9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AA0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9B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FB3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01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25C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AD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D4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9A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5F3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9DE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0ED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84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5E5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9B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A0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CFA319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BF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11D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C5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25.916584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BBB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-80.786082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840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F2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E97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00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09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53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953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B5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942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61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11A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FE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8D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9D7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4BE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529C27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E41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51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AC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25.917129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58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AA9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BCF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AEF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FD8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ADD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190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31F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4D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A6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6B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C1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9FF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E7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D82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9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533972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C76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1DF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85D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62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57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25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4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7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EF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C0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FB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0E7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B05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490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9E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F96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9DE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1C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DDD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1E9F3A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B1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62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0B7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25.926264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D38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-80.756272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699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50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3F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84A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E2D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2C1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03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96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429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53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DC5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3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CC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7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0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103F2B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4BC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AF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E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25.932161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8F9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824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FB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AD3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EA9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80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F31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A9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E30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0D6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A3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3CA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4CB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FE7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F2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F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79E207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3A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CB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55A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D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E80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3E1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66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CE7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41A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9A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AD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8B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F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08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52D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F6D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465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6AA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588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15B724A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17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24E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AFA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25.956279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B36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-80.752565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D97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7CD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B0E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3AD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4EB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ACC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F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A8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7FE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2C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C0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D17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292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38C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7A1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7F8448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67C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18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C51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25.958374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0C3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-80.704569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5E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E7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48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92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742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C70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04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28D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3CB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1F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BCA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F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509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426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E35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5B3C4C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A6C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C7D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AA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852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-80.801975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FEC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B4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98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848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5A3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4B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01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A8B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EAF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BC8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A6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E5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62E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965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6B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2DC219F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0B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1452/Izanami</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365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87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25.984042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88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68A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D7C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E3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DE6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EC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6B2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01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6F7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F04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4F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40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76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702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569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9E2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A0DB36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BF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D4F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AF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25.989149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89B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-80.716588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4C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F9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4CF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D62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FFC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DC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297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7E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09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5DB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53B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5C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FA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E00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E1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1A8DCFD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D5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160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F40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25.998072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84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B24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1D8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90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414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58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60F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F2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D11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85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EB8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727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7F2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0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BC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81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ED609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B57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2198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808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8FF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3E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9C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B80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3B4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DB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F4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40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7F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6F5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79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340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A05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31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2D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4B5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0F0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2E23AC7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A80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Fenrir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34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D96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BA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-80.52943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4D5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424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F4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C3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02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F1A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62D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5C5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3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C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3D9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A9C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2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CF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235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D7C1BF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BC4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Tiny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CB5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9E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25.917833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35C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2F2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E90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3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4CA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59E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F0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CBB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6C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4E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91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FA1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3F5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24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E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B8A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F2956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AEF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480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415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25.789906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D5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-80.69155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7EC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F0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FF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A2D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C0B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073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082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D3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F8B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7C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849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8B8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D2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52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C22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2883A7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CC8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61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D56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25.814733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4FB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-80.775866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13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B48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4C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C88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DA9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72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73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F44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F9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90B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E5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4C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559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13D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115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F90E31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824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1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25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25.819031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3CE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38F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3BB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D8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905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A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5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02C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6C2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9DD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F2D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22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794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1F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D8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6D7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AE7A43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464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B49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8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F5C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-80.735582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CC3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814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AF5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98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A79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03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1AB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21B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D39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034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D7F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487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84D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95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5A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7A5CD2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31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54F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6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25.830658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5A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-80.756233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86C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F6F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2F6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643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5C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9AD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224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881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12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32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6BE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F8A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C9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99B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DD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AB29B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B3C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D39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231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06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B69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75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DA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E44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4A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B27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2A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31F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1DD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0BD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6A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D9E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77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526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40F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4ADE73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CA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9A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42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20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0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8BB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5D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D7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DDB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0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FCA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23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46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A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79F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F1F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1E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01E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63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38B32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AF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76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90C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25.893381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98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-80.67628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64D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39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00F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08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AB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41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FF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12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4C5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84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8BC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71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58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1B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ECC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0BB46B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C8A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C5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F7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25.907955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21B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-80.733169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430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35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B2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999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D37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FF7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89A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B06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CF4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DFC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5B0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A86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DD3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FB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FB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B68E94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43B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B2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1F5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23B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707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AA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C61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A20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82A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480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E83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77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A8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87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7FE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14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251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C47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AA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374B63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962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39D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CD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25.940471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EC1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-80.776595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0E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2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13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374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827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79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48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1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9AD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4A6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2B3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8AA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12F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B15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69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09D1CC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F56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43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C4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25.947333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61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-80.694381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02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89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3C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28B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4A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A0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43D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F0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AD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F8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52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34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F02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C8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7EE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57FB77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57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D8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28D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B4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-80.806163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F5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48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CFE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7C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CF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D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192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F25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BCC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C6D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FF3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EBF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DCB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FC4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44D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4B7A9C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E86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626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158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081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-80.691761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AA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CF3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0C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A2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5FD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E7E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9C6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7C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47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6B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E84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2ED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D00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4A8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B0F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09BB7C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89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0FE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F81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25.815289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5C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-80.825091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9F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8C8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39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2B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7D4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C4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BD0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E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AF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6A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D8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57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F66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DC8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CA9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C5CDF8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71D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8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DA7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25.847584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EE9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-80.776946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6E0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E0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FB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AAD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E8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38F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30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E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7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2D7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D4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47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FE8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1F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01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440A5F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72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67A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5B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25.916482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BCF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-80.783597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193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9D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7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71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3C4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4E8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14F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C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B1D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82C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01E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E6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CD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42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D1B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2467CF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B2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4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814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A35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8F3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27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F8D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8B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C5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D67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214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8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AD1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22D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D11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3FD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D1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98E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FF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39C051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4A9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6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C96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25.780145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C1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-80.764536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C64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C6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43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2CD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5F9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5B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A5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F8D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BF9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6E2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C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C2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08A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5CA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7B2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22B4B2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8C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2D2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5E5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25.810226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2D6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-80.815245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143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D0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D58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A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D86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EBB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7B6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90D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E4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636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E35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AA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A5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20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A3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94711C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B7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B8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85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25.816133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3C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-80.731958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19A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89F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4B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E8A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011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AB0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C7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7AF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E8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D0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56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91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724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A37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333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AA0AD2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24E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654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979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25.823927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556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7DD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9F6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8E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C9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3D4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88E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7BE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FF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83D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B2B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ECD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099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29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C83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61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1AB74E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F3B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7E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BE3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25.858687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C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-80.703565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527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78F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1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4D6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E73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8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F48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6F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44F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60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A0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126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BCC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A17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43C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E35797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C1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1A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6A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25.877722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0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-80.694991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DB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5B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6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10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6E5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209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F75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9D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50E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8D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D8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E9E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31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8A1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FCC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E2CD1B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27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0F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23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75F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486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6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630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191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A9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D08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1DB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092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E28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4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11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9FD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1A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119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E4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C59990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37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A2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A0B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02A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E2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355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18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FD7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03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358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57E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A53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A34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B4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A98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B8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02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223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2E4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26792A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17A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77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C02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25.913494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C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626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277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D6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F3D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19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99C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A95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7D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C8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9E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852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45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01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97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64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B02244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13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1C6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E4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25.934104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B3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19F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95D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36F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EE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C4D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AC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82D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E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E1F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DB7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EC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2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4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34E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02B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0CED86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67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87D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06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87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-80.803877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6E5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6A4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3E0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D5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758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647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A02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EA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DE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B9C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3F7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004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7E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F1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DCF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C2480E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15D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C25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47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C8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B7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64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689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C6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9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A3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81E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12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184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9C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AC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C45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031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B97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D3E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80BB76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E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E19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F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25.978489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EE8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7B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B97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91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B76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A4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8C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A8A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E22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39E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C0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A08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B9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84C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AAB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F5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DA497C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A7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9BA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4C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D23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-80.793971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7F8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3D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AF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58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9A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6B4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ED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57D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EC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E21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619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69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B4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6E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F91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791DA1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07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FB1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3FF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25.79392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AF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0B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6F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567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2F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70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40F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FC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FF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D10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A3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EE5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0C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5A8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4B8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5EE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A0489A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827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EA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EE9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25.835657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242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C9A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544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F8C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8E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3E7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C6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3C8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91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D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E7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6E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FB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7E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517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332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57C07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166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76B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C8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25.862305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7F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C0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8B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CC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6A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C2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9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6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60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68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396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08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3D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70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5C2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F69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623B49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0A2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1F8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192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25.866273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0D4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C0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1A9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DF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32D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428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36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B1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A6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85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F43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AC7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FF9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14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8F9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6B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36A24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2B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1756/030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29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D60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25.919678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274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35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37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F05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E11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C1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A12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EE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035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ABA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E92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70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4B2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82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37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76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AF2DC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845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506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85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25.772792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4E5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3A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02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E1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CA8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DC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93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017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15B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D5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7D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197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F9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080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22F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D5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332336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94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067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413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25.789764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E6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DE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C9A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11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609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55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2AE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0C8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10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BAE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3E3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489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D03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35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997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769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7A84B5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B0B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4C0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B95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25.805195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4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-80.781972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84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291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47E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B1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08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D95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CD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08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A77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B9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35D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52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A85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498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BDC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00AF3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FEF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3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B3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25.806908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C31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687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ED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B6B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84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2E3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1C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7D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E83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CC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A92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C1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E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DC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424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F61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FED8E4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21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71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78E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25.811019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55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-80.743776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FAD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44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C1B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9C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37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84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BC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4D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E5C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524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30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04D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A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DF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6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23D6F7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3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B54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26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25.815421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679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-80.705828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A07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2A6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B39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794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29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805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86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8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23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F26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815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01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C06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20A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02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54BE72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A9F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B4E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55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25.817894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1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4E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08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D3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B3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FC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E70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24B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7E4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B5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CE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97E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B9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629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00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FE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2D79C3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0A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C5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58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25.842171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D7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A2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FE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E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43A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DF8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0DF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B5F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F86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83B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373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552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43A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0C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708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458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399CC5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060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A2C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19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25.843651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38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-80.711739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B0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C0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E92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1A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E4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E9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BC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DA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07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B6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8BA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20A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429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9D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F6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49CEDD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22A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EE6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24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25.848379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70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-80.692905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79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CB3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8C2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CE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E52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5E3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F2C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B6B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47B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46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45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E15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E30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EC0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0C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FF2ADD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D7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2FC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14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25.854159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01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BC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4FB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0A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0C3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AA0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974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3A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03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B9D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80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52A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95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552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2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42F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29E177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3D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AA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77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25.856256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584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1F9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38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48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2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D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B86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2E9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89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D69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6F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9B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E11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A5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84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16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B193E1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B6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8F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1C3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25.860279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651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317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BA8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07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DD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057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5A0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2E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E30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016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91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82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962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4D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E24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0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0706A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07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553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FB1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25.860378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D83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-80.795645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94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253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F4E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83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E80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E2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F3E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EC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98F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0C2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022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92E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B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55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93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D9925A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56D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CA1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1BD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25.872851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A27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-80.691496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D36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B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66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457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944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7F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497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21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09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A27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0A4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8A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3D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2F7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0E6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D1E9C1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588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31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DAB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25.874118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642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-80.692453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2C7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E5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2F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449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ED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C5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28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74C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7D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1B2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9B9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0B8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FF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EA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5B8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A48BDE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69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9F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34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25.875199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61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-80.733267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9B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345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BD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2F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124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99A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77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41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511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A8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837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AF5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84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09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425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1E655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8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90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98A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25.876394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1F9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EA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5A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8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487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4DC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E66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A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D2B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D6B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5E0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3C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723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68C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A5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C6C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41DC31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35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794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FC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25.891415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641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B9F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5F4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8C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19B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458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280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0EF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5F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D0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4B8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9E6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644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0A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E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0D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7C36D8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298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2126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55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4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25.893794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BE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273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ECC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4A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CF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9B4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DD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A01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6D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D2A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93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053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7D4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F3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A3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A53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0C36BD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DC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EDD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20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25.894653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E9E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-80.782884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8D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663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08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D81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858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0C2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51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16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97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70B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12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68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B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E9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891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2D2325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C7F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A0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FA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25.898303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74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-80.753864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13C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FC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29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2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58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ABC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CF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B1A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13A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AA9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93E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1B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866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4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B7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B4AAF0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18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566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0C2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25.906465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BF5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-80.686382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E23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50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FEE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6CD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80F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A8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1D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6B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5F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44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4C9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B99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2F0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3F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E55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3115B7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AB6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61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3A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B23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-80.722671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A26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703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E0D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47C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A9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380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309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BB4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903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6F2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F25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43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A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F4B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D44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744ED5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DD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1EE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9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B7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B5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957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52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8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97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96D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A4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923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261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BD9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BF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31E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A15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83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41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957C17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21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E8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013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25.932518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6DD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-80.802238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E43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DAD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E0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4A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088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50F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50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7A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8D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AB9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FC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DA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AF0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2B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12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5FA384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DB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0EB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DAA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25.933611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156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32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FFB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805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BBD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979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E77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B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FFC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140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CB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A80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05F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D28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989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621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D0D91E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D2F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4B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D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25.937383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F4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-80.695511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12E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98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74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56A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37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B7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A7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257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D1B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49A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C5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454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6C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080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5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3C5D11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35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062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1E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25.938003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2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-80.804149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FAA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98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526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1EE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867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26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71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D76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F34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10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A74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359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2C2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D73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A1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971DA4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3F8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67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9AE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25.94365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7D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2C8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4A8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245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F96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BC9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64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FBE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EC0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C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858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0C2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B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E04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E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2D7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2EBF5F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ECE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57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CE9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25.948382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A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-80.742963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4C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B77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22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E7B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ADD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9B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82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0AF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52C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0B0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61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20D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88D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6F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80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7AF2A8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8C9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BA3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9AA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25.962772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70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DE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1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F09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A79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6DA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31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E4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BB8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236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44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CE0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2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1A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BCC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CE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5D0741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EE6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5CF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168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25.962985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F7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C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C1D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7D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7DA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55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93D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2F9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723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A6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3F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A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7D0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F4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BEA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2E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A3E725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2D9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7EA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7E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25.964186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209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-80.815126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258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F44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4F2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57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436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697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384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5B2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D3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67F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B5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DC8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2FB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F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A1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B1E8D2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621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0F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977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25.969877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DB7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F99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14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B9B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E7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FC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9C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626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D0F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C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C5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12D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ECD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6AE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039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60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67BD99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94E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C0B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338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25.973399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EFA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-80.815225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0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13D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46F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F13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47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A8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DC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870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00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EA2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CF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452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F8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AD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790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1D64DC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6BE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52C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26E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25.975632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9CF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-80.811435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98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762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424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1CC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5C6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C59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42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FF0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52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AA9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A75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64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8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4B5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350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9C4347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2A5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FA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D33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25.977831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36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-80.804783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3B1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BA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C0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DD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C0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A0D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092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55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0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59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D6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3AB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975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10C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ECE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8AE4E5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E06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AA4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44F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25.985242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FA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532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4D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2F2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09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6B3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84A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E70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02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FAF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53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7BE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567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48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E62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2AC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8E471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10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8F8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312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2F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-80.816024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56C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E57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B5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AD1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1D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BA4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E1A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32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0BB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83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E1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627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0E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5F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0D2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E941F4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5B9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1793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BA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195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25.769467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C2F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5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46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60B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B36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21D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17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73D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A29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5BA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444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D8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D1A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25E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37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88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CB5436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0EA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0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2B0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25.773968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641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D3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CAA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AC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AF1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8E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10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C2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0B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457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9E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17A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9F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D99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72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5A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65F499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7A5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C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0C2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25.774845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9E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195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B72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9C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213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08C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32C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F80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FA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907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416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0EC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1C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760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B31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B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383BAE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770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23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C3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CC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DCF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8D1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CC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3C1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B5F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3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CCD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E2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29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33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D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B21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1E0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434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9F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4E01C9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52B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4A7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C1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25.777861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1A4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1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DA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3D3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26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38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60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E2F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B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68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B9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7E5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B6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2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16D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B3B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18D73F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1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DD5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712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25.778398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C4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53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A8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549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E35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A7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C9F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2B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4C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F18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3B9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F36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1C7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75B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AE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9FD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9FB235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5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0B4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EA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3F3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-80.714951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0D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26A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616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A1F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D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BF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C54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1B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6EE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8C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0E4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8E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60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1C5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A3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F81440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3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22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B0E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25.780349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2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-80.763268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A2E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D2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D2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697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89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6C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77C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FB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E6D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81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91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10E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014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F0D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1E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9B91EE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B87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1476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8D4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545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765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-80.813078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E0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743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B56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09A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64D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04C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44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677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680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3BB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EB3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C77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16C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6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38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583626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45B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75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3E4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25.784408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2DD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-80.731704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94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1DC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C9A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8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D5D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CF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A67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4D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9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AA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7DA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7A4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9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8F6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A9F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37C763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325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F6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72F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ED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522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C92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E54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DB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8A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121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1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C7C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55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CD9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F44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6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738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B8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5C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BC9F9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0CF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5F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4B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25.785691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31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478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78D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A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A7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89B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10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F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28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D80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42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7B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CCD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1C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A97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0E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843978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DB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B9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558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25.787757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28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5C0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6E9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9E9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251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6E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D8F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B19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ECD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1B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8D3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9A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11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4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AC4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8F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7AA7E5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97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3A0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56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5E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-80.805548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60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1E5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A03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35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9B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2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71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A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A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750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10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37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2C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6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E0D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BE0189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D98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529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29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25.789771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88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-80.771739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70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D6F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90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3E5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60F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20C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5E9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A81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05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B3F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40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DFD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902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BED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1E5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E35C5B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CF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1474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B34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78F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25.790341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DA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FAF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1A9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F1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167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F29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E71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6B5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2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B6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1C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C2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097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026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57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1B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327742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F8E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3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8E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25.792327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BD0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-80.764464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DF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8C9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6A9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05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B0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7DA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BB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2C8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48B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154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0F5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50F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D89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03F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09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97BFFF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F40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CD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5C9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164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A4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FD7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59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6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C0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38C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E9B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B7D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3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1B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1D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F3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3BA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CF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F64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B6AFB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67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98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178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25.792879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38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E1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BF9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5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566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87E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A1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097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6D8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9C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677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44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58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18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37F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D8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01F5CB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AC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3F8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A87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25.793159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CFE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CC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B8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25A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AE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E3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A2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01B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9E1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5D8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97F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659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E8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92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FB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AF7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C5388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3B7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2D9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649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25.795271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C74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-80.813835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5F2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54C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B2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A6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6E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0B3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D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FFC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4C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A5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B5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E7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BE6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65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87E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EFD539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64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C2B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911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25.818975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D2F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1A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61A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20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54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45F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21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2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6DA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8F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AE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04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693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F2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54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E97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6C537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D75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6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470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25.81921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8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B90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391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C50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6E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157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AA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385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F8E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250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4D7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3F4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8B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97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5C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98F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A890C3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4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E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D39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25.820315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47F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75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9F7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5E7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D1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DE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CAA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6A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7A8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C82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5FF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B40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38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2D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7D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C7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8AA25E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59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126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E30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BB5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-80.671805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3F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F6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F7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DB8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B14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83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13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25E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BB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870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A3D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62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865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B9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F2C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2FEBBD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DAC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CB9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D0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3A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E0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BD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DB7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4BE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E6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EC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8AF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76E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0D9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5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FE3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83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BC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52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26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22329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81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E0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D5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C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86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66C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96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5B7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B99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0A2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AB1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6A2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6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437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4E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65B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5D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5D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211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A40F80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B41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6DA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50B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86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EA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A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FC7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D6D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486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64C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A01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F7D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B4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D8F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FD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9F1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331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78C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F6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AB9ADE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818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F1A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F93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4CA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-80.784814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92F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61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C9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DDB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D9A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183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BF6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0B8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952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47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C6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D9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7D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65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6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45F585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1A7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2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B5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25.840293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B1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-80.825065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27B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4D2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71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90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DF4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D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DFE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1D6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B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DD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F6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DED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A8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63A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69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2C68F4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C61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507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B1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25.842132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06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C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AE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19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4BA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2FB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5A0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372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C92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E0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CEF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945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35D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A83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224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CF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A0807A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3E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68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E4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25.843178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F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-80.823964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AC0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AC6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37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A7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929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BCB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AB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F78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D6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11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CF6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6BE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95C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4D7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C97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290B14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B74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DC1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69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25.848623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643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-80.765337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A5F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F47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774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74D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77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995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8A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D98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0A3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02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26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022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B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10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14E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3926FB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D8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AB7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F8D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25.849513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686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D8C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BE4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29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07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670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7C8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D1D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0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0D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9AC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F3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169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624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9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464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8F1E5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37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92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7F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25.851738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9F1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-80.814672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DD1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F0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1A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C55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89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C3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872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085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559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5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A0D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88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092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034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3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0EDE8F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301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58C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339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25.856115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547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A28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94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A99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90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9E5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301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F1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FCF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1B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4FC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20B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7AE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670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31C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6E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269234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07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1741/025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1B6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E73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25.856995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94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-80.722776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36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BB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D6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67F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00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3DD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8F4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0BF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14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DE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B67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CA3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444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BF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E8A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3C63DA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AC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2226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67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1F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25.857609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C7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C09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85F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B6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920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AD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EB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0A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CC3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DC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514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E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02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BBB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B7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52F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A644A3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82C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FF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28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25.85961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22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6AB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C9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AF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6C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F4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52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9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C4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87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C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41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ACF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411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04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3A9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6B2408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10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58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93A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25.870388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D82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-80.715662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90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BF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D82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6E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0F9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5DF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D18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DA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8E9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F7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086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74F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57A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1D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0F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ABA81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212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6A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BD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25.871991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93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-80.822827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8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65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3D4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F3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740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2D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0E1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BC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DC1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D0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F46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2FA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A8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D7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FB7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0838C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D3C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8A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41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25.880844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F75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5FC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F14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580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02E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382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FF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A71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CD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E0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CE2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78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B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DD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59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344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4FD8A6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5F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315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35E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25.892396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64C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-80.823108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C31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C9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A9C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87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55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F8F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F45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9E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26C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FEB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31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4EC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FC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D8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66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58B212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2EC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9C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08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25.899588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CFC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E3A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716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7B3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C5D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B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EE8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9E7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C02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99C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F5F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96D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EA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6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F7E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48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A6509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2AF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68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35A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25.905146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733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-80.754942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0C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57D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7F0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16F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76F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C1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0BA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80A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73D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296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A8B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384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4FA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62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EB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A6454A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00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FB6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AF7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25.907571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3F1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-80.711754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9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B8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073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4D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AF3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C6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7B8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592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FD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FA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F6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5C9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591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7A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B2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97375B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044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9D7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60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25.908965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5E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-80.763847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1F6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5A9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237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622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D0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7E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7F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23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5B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9E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216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2D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7C0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E0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E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62EE68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7F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48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83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25.915487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87A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F7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677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668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4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09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64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5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ED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DA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66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0E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49A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6E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EE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3F7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7AD13A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E8E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4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B6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25.916102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A3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72D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C5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EA5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12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B3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BE4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0E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43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077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49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FF0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E1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91A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44F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D08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CFEC74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81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5B3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3F9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D7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-80.801842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37D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D89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802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A4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B3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78B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36D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96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90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93B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7C1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7A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9F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EC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BAE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39EDB3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F3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1533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BB2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33A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CA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-80.792788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5B6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62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ACB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63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5A0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BD4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05C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DF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BB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C8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566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F86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813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B5B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0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96EF45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51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B72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659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25.938297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E5A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-80.755821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E64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268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031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9C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6A3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8E8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FA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226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AEB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C50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03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BD5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974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E7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C1F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8EEDFF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04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A8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C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25.94451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7E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-80.772878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432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45C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C0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5EE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34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D1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49C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FAB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6F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28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271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A45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38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B22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886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528DCB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27B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58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E4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25.94627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BC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-80.755949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8A7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840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E45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FC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35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6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49E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EAC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EB4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2E6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B7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1B1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0E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AE6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3EE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E4FE27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7C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DD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EAF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25.946305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7F5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080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5A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4D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04F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1E8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DD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1FC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D7A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5C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A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1DE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81C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917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14D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3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59ABE2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05C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7AA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154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25.948077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477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48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A67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6BA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9E5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B15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44D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1BC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1A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79D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922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F95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CE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3B4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473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76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BBD1AA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E5B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A5B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89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25.949671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6DF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111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09E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FF2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D7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E1B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667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B3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94B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68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BA8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B1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BD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3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AB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BE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EB43BF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A5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2ED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BD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AE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7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8F4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4B2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3F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5F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2AA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7A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0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A15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2E3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C3C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BA7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938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7CE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F7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721D7C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E1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186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A4A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25.958254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748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CE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6E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38C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C7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F3A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D7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E17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5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FE1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FA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EF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76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B2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6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F7F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A205B5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EB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5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AFF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25.960736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24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AF2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1F9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6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9E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8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1D1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B15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7EF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EB7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137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E5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E1E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DE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205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34E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18DEDA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D9B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FCD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9D1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25.971425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381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-80.813651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B34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77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5F1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57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DA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88A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1F6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83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9A2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7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5DD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25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5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29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751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3FC46F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2A6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9D1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1F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48A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40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13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DAB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2B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50A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11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47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D5B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86A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ED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BE9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946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50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02A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2C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56E2CF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BE2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958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38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0EB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-80.811548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45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AD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5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98C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C0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4AF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93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D6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346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E97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9DB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4D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12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D1C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DB3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F4E1C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F4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E5F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16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25.989335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236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-80.812318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6A9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85F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56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617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DF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2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0B0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3E1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132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93E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223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75B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C86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E09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039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5B3277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8B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85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0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25.993144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27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DEC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02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51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12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6D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1C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97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C1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603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5C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95C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0D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03D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0C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3AD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20B365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1B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Oil Can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E4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ABF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26.15751773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7B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-80.4852551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E2F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3F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47A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A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0D9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2FE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ADF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DD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91F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277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EDC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23D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357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E91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F2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143E8B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186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ED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A34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25.894541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D8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7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714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61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3FD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0D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6C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B7A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9A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E7B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01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F8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30C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BA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11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B9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2C9EB9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4B6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B2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28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25.769554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B34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E1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637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B4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47F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039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AD9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E3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D96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0BF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D76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B7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9BB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991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4A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98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02E3E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F77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1792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11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7C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25.773059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E31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B0B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60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C5F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50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40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F94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C0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00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94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F1F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05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98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C06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C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A14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84ADE8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F1C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1791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06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37D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25.773766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FD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84C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8A0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4A4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93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45E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B8E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FCF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5A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287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3CE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F7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918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A65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4A7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091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35D0E3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6D7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2097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80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D0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25.777207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534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-80.742803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F13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62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28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24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3A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52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667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B67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049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518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91B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319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E13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E04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020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878217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679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47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C5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5B9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EA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10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9EE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A15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837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52A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D67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2D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37A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76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03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31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4CB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EC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C98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2D5607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8CF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503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159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7E7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-80.705537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F6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B4F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D3E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5E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74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E5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1A9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3F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00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2F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76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0F1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A86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50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3C4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E4B364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2C0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DC1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7C1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25.804658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88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5C2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8BB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CB0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2EC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452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C80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0E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77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499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A78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1B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49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BFC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E5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2F8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5AC1C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CFE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1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8E5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25.80929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EB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49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2A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9D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4B2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F0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E77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AD3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832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85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BB6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8C5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DC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FE5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81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F0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C9E313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97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BC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25A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25.825033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8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97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0EC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DA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8DC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F67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7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F09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0C8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176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3A4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29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626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B1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20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4CB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B04BED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40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298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CA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25.825935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498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1B8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26F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A6E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F7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0B4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EEB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D1A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FEA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0F1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418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B5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8A1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671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A2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1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EA090A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AE3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BF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535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8B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A1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E5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661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A46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FBF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FB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CE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B6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0F8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EA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F5C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EF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B51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08A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6A9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E3CB3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B1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6B5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72F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25.831066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285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-80.753182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8BB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25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957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AA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C46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ABE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93F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B1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0E0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E4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D4C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30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E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BF8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9B9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65B22E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29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A52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D40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25.831463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96C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-80.693264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57B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E98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A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EB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9D0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964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741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A5A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AB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B55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8DD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8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56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32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6AB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BDB7A6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5B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B5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CD1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FED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-80.702656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D6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1B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AE1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4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19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57C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4C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326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A41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7A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7B8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FF9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65C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4B0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9E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843808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470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574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7A0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25.836997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965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-80.711902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A6F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1C1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B49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8B9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7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4EA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F29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44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08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EEE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98A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12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2DC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0D7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6B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AE020A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F5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82D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9D1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25.837516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628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-80.685686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A40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E9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29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6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430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0AC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FD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80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FF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4A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F61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1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EA7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79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CE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2F6B0A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0D8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20E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B77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25.837891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63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534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BF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DE7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45E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374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4F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EF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6D3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BD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6F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7D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96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997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70B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216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EA262B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2A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928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A0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25.839515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F08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-80.75352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6A2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0F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E1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AB3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51C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57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91B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88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AF2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49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EB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482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E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000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8B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26EE59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67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4A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68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25.841485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1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-80.673587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2A9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BA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DE3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896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5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B3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F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B3F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EF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04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ECA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E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3C3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FA3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6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DA2343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AA4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D0A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D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25.842978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8A2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BC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C1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1D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C5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41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BC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241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06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0E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7D8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42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079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A16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0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C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0C8754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9F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A1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26B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0D9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5B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D51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C7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CBB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F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A0F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A50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4A8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58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65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24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D89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E7D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95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5F0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A698B0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72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84D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A0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25.851311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145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F5C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F7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3B8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FC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F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FB4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D6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1FE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FC1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4F4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56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B9F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FB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37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E2B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F56370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79C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29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7C4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25.85565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BF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560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1A9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78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53D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AD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67C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7C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D8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FB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16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578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A85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3D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C0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D1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3CD53F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96B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4A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125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25.857918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2D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31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92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B37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CFF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09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95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A6E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FA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2C7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70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463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22B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563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6F6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B4D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E66435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AA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90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2BB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25.858257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4DF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E5B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6C9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FF3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3B1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A47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4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EEA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3FA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5E3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54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692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8E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60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6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2DB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55DA18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268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3A9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A46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25.860069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ED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-80.713656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6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59E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5F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4FF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C56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F78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17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9A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65C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27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2A4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5FF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6B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D3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C46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BFAC97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B27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F1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7B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25.864401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95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4DB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81E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D9B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BC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F1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26B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EC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7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C1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4F1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89E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2D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465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59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B4F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8A5D7E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11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2180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52E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E0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25.864956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4EF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260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34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B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27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000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1B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80B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ED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73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956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DB2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FA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7AC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4E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7C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0E2F7B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844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1709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57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8D2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25.866816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FD6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-80.753474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81D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E5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0A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06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57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1F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22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F2B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203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DD4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A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574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59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8ED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B1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196123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504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AE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B85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25.868288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046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-80.732688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CE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99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94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D84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41F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AB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B9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FBD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D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399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753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ED3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B45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D0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46B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0C950D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9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28F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77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25.874355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2B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113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E5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BB1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0A1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7B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37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B0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B39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90B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C57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8E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E5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FEE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04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ABE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49D6A7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E3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A9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EA5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25.874765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5BC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-80.735405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41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A0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ECA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5C7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9B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73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BB2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A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0C4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1F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ED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20A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A3B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6D0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059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1A1F79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91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4F5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8B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25.877447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FEA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885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A9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9B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927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D9D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F6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26B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9B7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5A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793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DB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06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C0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6AF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25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F66FDF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4E6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10E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BB1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25.877846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54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21D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811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00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BEE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6C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86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9CB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E0C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2DE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1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27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A1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5E3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CA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B01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37E7DA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E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6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8B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B7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01A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006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495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82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D40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E6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58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B1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78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6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95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5E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6B7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AB3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CA1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D4D6F5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74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5D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F26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25.878924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C2A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75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D9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C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24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FDF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883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06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B8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6E3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E7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881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A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CB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DD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590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C5891E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4B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13B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5E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25.880056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BD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D4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C8A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5B9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6C6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900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90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5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54E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2B0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4F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A8D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4BA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0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A49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63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717C84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20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BEE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21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25.884854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94D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-80.683269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B59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2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E5D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46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2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B6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B0B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CB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5C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80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A9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80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86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940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31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6B1638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A5E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E8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10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25.885227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3D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-80.695756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38D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74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5FA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CD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F7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77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25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788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7FF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E4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7C2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9AB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258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65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88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274796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A6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403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8B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25.885977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71A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CF8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7FA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A8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6B9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0E9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792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1C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1DC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0C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28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468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BF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018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9B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C4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C0965B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7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79A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A61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25.887524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05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C1F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F45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71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5BF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B3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5C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091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2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07F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650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06B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0A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3EB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875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528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590D8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F92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D04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DB1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25.887586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4CE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409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E3F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74F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AF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A0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F9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EC5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E24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709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4F1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1D8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C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622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8B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C1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9A42E2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439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BD8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E7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25.887926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C9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-80.703826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EF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3E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BE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600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ED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C9E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FF5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42C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6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5F6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AF0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90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C34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C07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D65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F3C69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AD5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E43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60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25.893909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557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04F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7C4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462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2C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BF7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FA8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08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C72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49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789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1C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F28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255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E7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EE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8B51A5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6BD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273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8E2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25.897434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ADD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CC7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F0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C1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47B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2CA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315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B09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4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833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EBF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58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A9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32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2C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C6D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FF67E8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1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472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923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25.901759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B2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-80.792526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407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2E6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E00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16B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D3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7FC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45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4A2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7DE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6B6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50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1BC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15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F9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CD4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628E12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C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730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71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25.902926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67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-80.676527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0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55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72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88A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597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FF8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C81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08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4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FA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730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AB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D99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EA8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5F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23CEC8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35E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F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567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25.904945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2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E02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F2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F1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13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AA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42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BB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077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56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168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40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BB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80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EAF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A4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B0096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BFA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5B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A5E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25.906077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645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-80.712394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15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66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87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10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647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313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A79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45A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566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2FA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8BD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C2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5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EF0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390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897BF4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46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B5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247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F35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-80.673773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1E0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66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F0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7AA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2F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85B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B36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F83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B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78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82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B8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C7B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AC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64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ACB1A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26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80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644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25.908319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CE4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015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3C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40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406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140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0D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F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DD3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BBA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ED2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C4E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AA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1DC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5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6EE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A47DA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93F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31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CB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25.909137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4A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2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76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DC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848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712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CFE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2C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8B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09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B6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6C1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735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9D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F4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08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5A190D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82A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E15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DDA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25.910966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F55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43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40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44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8C8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9E4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A5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ED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3F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B2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742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72E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AB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3C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63D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F3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59429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D4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B2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75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25.911681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68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27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540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9F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B35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C13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C25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4FA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3FC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C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564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433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538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5F0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AA3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088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74E8BF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856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79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446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25.917438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D71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-80.733122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809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11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BB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33D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9C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2BD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B4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4FF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D61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A6A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89B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2D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7B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FFC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70E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05A3C1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C2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F0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13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C3A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-80.715901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3B1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ED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938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48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AD3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2D1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5DF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A9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375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51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AF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854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3E6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5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5A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032D5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6B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59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634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25.922056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6E0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89F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BB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BF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9AC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A0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22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DA1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E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FB8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67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16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1B2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975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8ED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976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114154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AE0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9FA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0E8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A91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-80.766084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37D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14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50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32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ABA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1FA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2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36A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F3A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129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4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590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34D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23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5B9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3C603A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026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EA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DB9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25.927517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3A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44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7C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D15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1D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4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9D1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1D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EEB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AEA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2CF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1A3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B00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51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73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4CA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3CFDF7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5F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F3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EEF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25.928469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23F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-80.674038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D3F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1D3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D2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A4C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C5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62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84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C44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12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BF0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CDF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3D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E04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BFF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9E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3E4044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D30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B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8A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25.931945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CA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07E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469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DD0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E66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2E4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73B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B9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F8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079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C59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B80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31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262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CE4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4A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797988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478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2B5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2E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25.934989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21D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-80.692974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B4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DD8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BC8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37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F14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8F5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B8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79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25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23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55A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572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06A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031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E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74C8A5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29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C16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3AE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4E7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E7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8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46F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DA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AFA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20C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B4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F9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897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BF2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28A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A9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52B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9E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664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8687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3A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EA0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DF7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25.940029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29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F2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252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E2A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CC7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6E8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3B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DA8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CE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C3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CE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D8D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8A9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035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7B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E6E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35FB5E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C0C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AF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F91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25.942402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B1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32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3B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255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A2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5AD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33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9D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98E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A0F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A6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AF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0E8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86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48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4A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BF52E6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33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CA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F32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25.947247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9B8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-80.763916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2EC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267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7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B6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FE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635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7D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9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BFD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AD0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C8E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0F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889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A50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EF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EA1377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212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19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E5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25.952504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40B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E19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5DC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67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D6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D1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91C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603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B6B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296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8B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F5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274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964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34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6D9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69A94A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8F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32D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5A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25.954758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3D8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-80.732758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E8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70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7A5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14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390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80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02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5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D33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E52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9E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5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43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CD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0C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6526AA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527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897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D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800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8D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417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78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7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E2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D8D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BF8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A2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4E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38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579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7C9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F5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26A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8F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8A38C5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33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D16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2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25.956562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E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-80.786066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789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FB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3F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E0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40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E1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82C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E34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6CD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DD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536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E2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6C2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A7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8D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37DEE4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C13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858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58A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25.958634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2D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-80.762959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33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69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647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EA0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C6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E7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D78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44C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90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BF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D31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9B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8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4B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8F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23F914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9EA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D2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D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25.964145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CC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467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F9E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03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15F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94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401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4F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FF4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CD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76E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5D3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CA2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1BC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4D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2A9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B6AF3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5A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88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071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25.965752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0E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59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18F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2C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D6F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80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84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8B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8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92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6AB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192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45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1E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CDB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06B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B5B4BB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DF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C01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8EF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25.972542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08C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-80.702768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0D1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82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808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C3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4A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40E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1C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E9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59E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BAA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B56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13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6F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69D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941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032204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57B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242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674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25.975338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41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A7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3F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7A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719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DB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B8A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5F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EB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4CC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F07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B3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586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165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EE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1D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02B4CC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D5B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87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9C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25.976681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DD1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-80.792228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C42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D1F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5D0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000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DD0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1D5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97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80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5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36E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D8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756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B0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4F7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7C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14E105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DC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3C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DD5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25.984903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AE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8A0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C4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FF5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78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AD1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F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6ED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D7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320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AFB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C2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CC7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BB8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FC2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74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F444A4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2D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51B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AA8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25.986231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017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-80.776028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BA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154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12A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67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C5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02B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68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A7E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7FF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EF5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A64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E52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7B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AB1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83C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84DC17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1C5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466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52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25.987916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7A7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-80.776371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7D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68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84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22C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8A6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C3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F3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37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6FE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BD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598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8B0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576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C8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9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CCA713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2D3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9ED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D0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25.989258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91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-80.785325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29C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831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D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0C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836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94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A8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053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B34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EC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AB3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85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A0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18F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E2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F910EB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635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340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127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26.009766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C31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4E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CC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963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54F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42F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3E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9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FC2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E1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AA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4B3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F90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88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4D4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CD4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3998AB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10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9E9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70B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25.772283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B9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37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E76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6D0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1D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E15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EC5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E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88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B6E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EFA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6BD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8F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7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B9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18A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CA56AB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C6C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2096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B6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E9E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5F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-80.745087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B75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4B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A51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EC6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4E5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3C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86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6E2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84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367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A12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AE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4A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AA4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B9B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37041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C5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42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2B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25.784591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5B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29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984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197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91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90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8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B23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E8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0E0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765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4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156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872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58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FC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6C505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F9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741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82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25.789953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99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639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8EC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8B2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28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127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BF2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F5B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4A6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F1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492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795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D2F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B69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48B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E0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C025F2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1F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23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97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25.792411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48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476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2D0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B2D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18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EA0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3B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64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D6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C9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917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B7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BDA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DF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5B3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33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50F96C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E5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8EE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F8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25.795933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D3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BD1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488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66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FB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1A4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BC2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94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C2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DB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60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1B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9B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D74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69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E89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A4E9E3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6FC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074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96F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25.807243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4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-80.704659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75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FB9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ED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6A3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60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765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16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BF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CF7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B5C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AEE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116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9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CA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499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80021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7A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CB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5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25.839882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FE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5A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E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685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11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13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34C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745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27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019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3E6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75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D8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5C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BD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E9C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EBB29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A58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92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8F8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25.848299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7E8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2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8A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1E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4D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B2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075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1D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36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B0B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838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12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D0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186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2B1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729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338BA9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27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38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8D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25.860879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7CE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17E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13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24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47D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277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6AD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7E6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9BD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13E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09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8A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6D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094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769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D3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9D75DE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A8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282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337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25.924786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A3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CA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B84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72F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0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48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8D0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20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42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B62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53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27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41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BD6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C2C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6B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11B01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ABC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A0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51E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25.935349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AF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-80.765814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59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F9C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97A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E6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44C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50B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3A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F1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71F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748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46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76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BE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96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69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B27B21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B8D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Cabbage Bay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329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734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25.619995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85B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-81.056117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C1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B37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24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C01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4C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8A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18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F7F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D3B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0F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4AF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E2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07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DF4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136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584</w:t>
            </w:r>
          </w:p>
        </w:tc>
      </w:tr>
      <w:tr w:rsidR="00AB4E75" w14:paraId="14A5E4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7E5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Otter Creek</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D4B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F75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25.467803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A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-80.937717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29B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002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18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CB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C1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31E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055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F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D6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873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20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FD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6B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E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6C0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577</w:t>
            </w:r>
          </w:p>
        </w:tc>
      </w:tr>
      <w:tr w:rsidR="00AB4E75" w14:paraId="0169B4E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EB5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Cuthbert Lake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2D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4E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25.209331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BB7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BD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FC8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D6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16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28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6C7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FF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02F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0C4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BC4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06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3E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EB4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C59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FA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282</w:t>
            </w:r>
          </w:p>
        </w:tc>
      </w:tr>
      <w:tr w:rsidR="00AB4E75" w14:paraId="304C98A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D1D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Paurotis</w:t>
            </w:r>
            <w:proofErr w:type="spellEnd"/>
            <w:r>
              <w:rPr>
                <w:rFonts w:ascii="Arial" w:eastAsia="Helvetica" w:hAnsi="Helvetica" w:cs="Helvetica"/>
                <w:color w:val="000000"/>
                <w:sz w:val="12"/>
                <w:szCs w:val="12"/>
              </w:rPr>
              <w:t xml:space="preserve"> Pond</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7B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2E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25.281571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B7F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-80.801252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A8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7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9CD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AFC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4A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9C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31C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71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23E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A2C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A9B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D8B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DC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47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C77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281</w:t>
            </w:r>
          </w:p>
        </w:tc>
      </w:tr>
      <w:tr w:rsidR="00AB4E75" w14:paraId="2EA1363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882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Alligator Bay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907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37F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25.670989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3B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-81.147138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B0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868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CD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85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F92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50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A6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99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69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092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C6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0B7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21D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5C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61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225</w:t>
            </w:r>
          </w:p>
        </w:tc>
      </w:tr>
      <w:tr w:rsidR="00AB4E75" w14:paraId="4E64E11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91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Colony13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DD9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83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25.706599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D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-80.595042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9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43A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EA6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F70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1A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440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329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CE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9D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9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B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33E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84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5F3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C6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225</w:t>
            </w:r>
          </w:p>
        </w:tc>
      </w:tr>
      <w:tr w:rsidR="00AB4E75" w14:paraId="5A07C80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C8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Colony 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96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8B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25.534335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8A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-80.615077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F8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2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1C5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B2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3A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E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3DB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CAD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BC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56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7A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4D4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EC9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F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2F6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161</w:t>
            </w:r>
          </w:p>
        </w:tc>
      </w:tr>
      <w:tr w:rsidR="00AB4E75" w14:paraId="4005FB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083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Colony 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FE4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5D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25.52962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9C0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C2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AA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B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D3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74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EA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4D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717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5AD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E0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D6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01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870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7F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246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141</w:t>
            </w:r>
          </w:p>
        </w:tc>
      </w:tr>
      <w:tr w:rsidR="00AB4E75" w14:paraId="4C4EE8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3E9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Broad River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27E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8A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25.502924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DB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-80.974397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71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1B4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A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03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21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C0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D8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324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7BD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3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36B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1A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212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8B2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3F5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51</w:t>
            </w:r>
          </w:p>
        </w:tc>
      </w:tr>
      <w:tr w:rsidR="00AB4E75" w14:paraId="66D590B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F01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Shark Valley Tram</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A0F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E89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25.720225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9C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-80.768942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E5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C68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78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7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07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AF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34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EE0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AA5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6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DB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5D3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E6A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0D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19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35</w:t>
            </w:r>
          </w:p>
        </w:tc>
      </w:tr>
      <w:tr w:rsidR="00AB4E75" w14:paraId="539BEFA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CF7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Shark Valley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D6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enp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4B9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25.655808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52C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-80.766403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A73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0B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F8D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2C9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8E4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09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48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C6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F5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624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76D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C1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75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22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F98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r>
      <w:tr w:rsidR="00AB4E75" w14:paraId="77BF04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4B2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 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F2E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4C4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26.514152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046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C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7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65E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47F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9E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78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483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71B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6AB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9E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988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6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554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43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626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3482</w:t>
            </w:r>
          </w:p>
        </w:tc>
      </w:tr>
      <w:tr w:rsidR="00AB4E75" w14:paraId="4A46975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4E5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 West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18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F3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26.54991992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5F3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-80.44268574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19C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27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AC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1F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C5F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3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300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B3A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6C3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22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15B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19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56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673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78A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934</w:t>
            </w:r>
          </w:p>
        </w:tc>
      </w:tr>
      <w:tr w:rsidR="00AB4E75" w14:paraId="2460274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C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4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E3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26.43795536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C14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-80.39053094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4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D0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CE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52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15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F1A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29B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E31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C95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C4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7C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D11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F6C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93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1CF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550</w:t>
            </w:r>
          </w:p>
        </w:tc>
      </w:tr>
      <w:tr w:rsidR="00AB4E75" w14:paraId="70DAC0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0A2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 Ramp</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5F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B18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26.49541725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67C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-80.22458667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0D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EF6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323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71B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4A7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99F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15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67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CFE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C9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97B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70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7B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1A5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721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395</w:t>
            </w:r>
          </w:p>
        </w:tc>
      </w:tr>
      <w:tr w:rsidR="00AB4E75" w14:paraId="32491C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674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48D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87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26.61685605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F0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-80.30663269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C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10E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8D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5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B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B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F7C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B5A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0F8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580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B5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316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31C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0C5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2D0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148</w:t>
            </w:r>
          </w:p>
        </w:tc>
      </w:tr>
      <w:tr w:rsidR="00AB4E75" w14:paraId="21BCBB5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CC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E2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CD0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26.621988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88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-80.315339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ABB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757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F0C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CBB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2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1DF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AB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E2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33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ACF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1B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8BA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851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46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CB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130</w:t>
            </w:r>
          </w:p>
        </w:tc>
      </w:tr>
      <w:tr w:rsidR="00AB4E75" w14:paraId="621272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F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3664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AC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A8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26.55895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94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-80.28352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10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8A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66C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76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C5F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A8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99E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751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81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35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74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96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6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ED2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3B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126</w:t>
            </w:r>
          </w:p>
        </w:tc>
      </w:tr>
      <w:tr w:rsidR="00AB4E75" w14:paraId="40F52DB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21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Utu</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79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C7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26.37186937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C39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-80.31037834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8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D1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E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519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712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240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55A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E79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585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9A6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02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969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4F2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67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99F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108</w:t>
            </w:r>
          </w:p>
        </w:tc>
      </w:tr>
      <w:tr w:rsidR="00AB4E75" w14:paraId="17A6ED9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73A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22C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22F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26.47544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EC6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-80.28161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87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81B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5A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333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4A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5A2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4B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E52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0F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8BA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16F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C3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55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8A5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DB5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90</w:t>
            </w:r>
          </w:p>
        </w:tc>
      </w:tr>
      <w:tr w:rsidR="00AB4E75" w14:paraId="2A969BE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593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8E6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A9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26.51123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FAC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-80.43767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7C6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65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1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BD1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888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28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05D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F6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9B0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46B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EE3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03B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9D5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0A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D1A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76</w:t>
            </w:r>
          </w:p>
        </w:tc>
      </w:tr>
      <w:tr w:rsidR="00AB4E75" w14:paraId="7164829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76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3F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BB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26.525367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53D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-80.43525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C9F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EB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5C1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CDA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C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9A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440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97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C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D6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861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78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72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A0A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1E0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76</w:t>
            </w:r>
          </w:p>
        </w:tc>
      </w:tr>
      <w:tr w:rsidR="00AB4E75" w14:paraId="7D70744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1B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112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235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BF4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26.62441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19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-80.32439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E85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E8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F8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2CF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46C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5D4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443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029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02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03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D3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EC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3C3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477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A0F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64</w:t>
            </w:r>
          </w:p>
        </w:tc>
      </w:tr>
      <w:tr w:rsidR="00AB4E75" w14:paraId="28BA365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93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Yamir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059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88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26.57228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A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-80.2722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B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E1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214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D94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BB1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4C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47A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D9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8E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F04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408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65E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407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11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559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r>
      <w:tr w:rsidR="00AB4E75" w14:paraId="5C3E421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29A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Tyger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D53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70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26.37284175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60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-80.26622854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FF7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F7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36F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617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56D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3C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34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B4B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D0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71B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58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F57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CC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D4E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8A5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r>
      <w:tr w:rsidR="00AB4E75" w14:paraId="217DFB6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DC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Yam</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BD4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CF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F9C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-80.265067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2AD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C4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DD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79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5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48B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F9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BB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457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7B9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986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9C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14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05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634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59</w:t>
            </w:r>
          </w:p>
        </w:tc>
      </w:tr>
      <w:tr w:rsidR="00AB4E75" w14:paraId="5290378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25C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Walleye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09E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9C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26.504383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3E8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-80.312849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44A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5A1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4B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200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C9A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210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E52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63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1D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A6B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D1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EF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571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E4E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EC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w:t>
            </w:r>
          </w:p>
        </w:tc>
      </w:tr>
      <w:tr w:rsidR="00AB4E75" w14:paraId="036EB10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73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Yellow Bass</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5F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D5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26.55607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880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-80.27551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744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B9C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27B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7F6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8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AB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D3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FE0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949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177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F0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AD1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397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19D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FC7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r>
      <w:tr w:rsidR="00AB4E75" w14:paraId="0F78E9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AD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Canal North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78C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22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26.56001644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E7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-80.24960572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B4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52A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73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950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81B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D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C8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61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45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3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C2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209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1C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94A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C9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53</w:t>
            </w:r>
          </w:p>
        </w:tc>
      </w:tr>
      <w:tr w:rsidR="00AB4E75" w14:paraId="2DDA8C6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ED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Yellowtail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A74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7E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12E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-80.251507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0CD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AF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36C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5E3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0F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23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822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5B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36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8D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BB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B3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C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6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5C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40</w:t>
            </w:r>
          </w:p>
        </w:tc>
      </w:tr>
      <w:tr w:rsidR="00AB4E75" w14:paraId="65B7A9C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8D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Tyche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0D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CD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26.36837411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152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-80.25431913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32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0F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9DE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B63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29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054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79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7A7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76A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542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507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94E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41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6A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A47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w:t>
            </w:r>
          </w:p>
        </w:tc>
      </w:tr>
      <w:tr w:rsidR="00AB4E75" w14:paraId="34607E3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8B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04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099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26.42186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52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-80.30663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E6A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F20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0DE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755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51B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F94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CFB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A4F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B7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83A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FF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8E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38A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4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46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r>
      <w:tr w:rsidR="00AB4E75" w14:paraId="1214A8E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71B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Tyr South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92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F96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26.368446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3C7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-80.262532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6F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74D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A21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99D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161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1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F2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B4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485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8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FDE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D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591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CD4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72A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4881533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FCB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Vaquita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FE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E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26.409099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82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-80.247667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B88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7E2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12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45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3EF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09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2A2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DA6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5EC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29D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B2B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396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E92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52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15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724114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300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D2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6F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26.3737609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10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-80.25886536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07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474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19A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A9A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DAD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0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4D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9DD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260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C0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04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56F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808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F7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F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4FCDBA4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4C6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Wahoo</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F92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68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26.441343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0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-80.353406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321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66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A55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0C4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92B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E81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898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CC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827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15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017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77F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DE0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F9C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347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62CEF09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042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proofErr w:type="spellStart"/>
            <w:r>
              <w:rPr>
                <w:rFonts w:ascii="Arial" w:eastAsia="Helvetica" w:hAnsi="Helvetica" w:cs="Helvetica"/>
                <w:color w:val="000000"/>
                <w:sz w:val="12"/>
                <w:szCs w:val="12"/>
              </w:rPr>
              <w:t>Vanjaram</w:t>
            </w:r>
            <w:proofErr w:type="spellEnd"/>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BB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90B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26.47719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DE2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-80.23851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3F5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A12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D9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913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8F8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282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3D2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48D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95D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F9F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3E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764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DA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325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D56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2958FC1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14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1C7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1FD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26.579465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DC9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-80.263294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FB6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CF9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12C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D4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C4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78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F1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B5D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FDE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B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AA5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7E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699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843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00F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470B5BF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B81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Butcher Gallery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9E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F91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25.85744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179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-81.01954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D3A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16B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04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696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D4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DE1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529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578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97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26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3E4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F5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18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302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AF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581</w:t>
            </w:r>
          </w:p>
        </w:tc>
      </w:tr>
      <w:tr w:rsidR="00AB4E75" w14:paraId="10EEE2D7" w14:textId="77777777" w:rsidTr="00AB4E75">
        <w:trPr>
          <w:jc w:val="center"/>
        </w:trPr>
        <w:tc>
          <w:tcPr>
            <w:tcW w:w="38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4E2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Total</w:t>
            </w:r>
          </w:p>
        </w:tc>
        <w:tc>
          <w:tcPr>
            <w:tcW w:w="2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04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227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0B42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B3C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9661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561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20008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39C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1601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2E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263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8BE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304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B2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A1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9FE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9FB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1374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99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82E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7F23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3208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201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186</w:t>
            </w:r>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7C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37622</w:t>
            </w:r>
          </w:p>
        </w:tc>
      </w:tr>
      <w:bookmarkEnd w:id="681"/>
    </w:tbl>
    <w:p w14:paraId="37810CA0" w14:textId="77777777" w:rsidR="00EA5AC9" w:rsidRDefault="00EA5AC9"/>
    <w:sectPr w:rsidR="00EA5AC9" w:rsidSect="00AB4E75">
      <w:pgSz w:w="15840" w:h="12240" w:orient="landscape"/>
      <w:pgMar w:top="873" w:right="720" w:bottom="837" w:left="63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81099" w14:textId="77777777" w:rsidR="00726199" w:rsidRDefault="00726199">
      <w:pPr>
        <w:spacing w:after="0"/>
      </w:pPr>
      <w:r>
        <w:separator/>
      </w:r>
    </w:p>
  </w:endnote>
  <w:endnote w:type="continuationSeparator" w:id="0">
    <w:p w14:paraId="12C812BE" w14:textId="77777777" w:rsidR="00726199" w:rsidRDefault="007261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0410457"/>
      <w:docPartObj>
        <w:docPartGallery w:val="Page Numbers (Bottom of Page)"/>
        <w:docPartUnique/>
      </w:docPartObj>
    </w:sdtPr>
    <w:sdtContent>
      <w:p w14:paraId="54136B1A" w14:textId="77777777" w:rsidR="00C9208B" w:rsidRDefault="00C9208B" w:rsidP="00C920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30AD2">
          <w:rPr>
            <w:rStyle w:val="PageNumber"/>
            <w:noProof/>
          </w:rPr>
          <w:t>73</w:t>
        </w:r>
        <w:r>
          <w:rPr>
            <w:rStyle w:val="PageNumber"/>
          </w:rPr>
          <w:fldChar w:fldCharType="end"/>
        </w:r>
      </w:p>
    </w:sdtContent>
  </w:sdt>
  <w:p w14:paraId="0800AAE0" w14:textId="77777777" w:rsidR="00C9208B" w:rsidRDefault="00C9208B" w:rsidP="00C920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1631199"/>
      <w:docPartObj>
        <w:docPartGallery w:val="Page Numbers (Bottom of Page)"/>
        <w:docPartUnique/>
      </w:docPartObj>
    </w:sdtPr>
    <w:sdtContent>
      <w:p w14:paraId="76D936D2" w14:textId="77777777" w:rsidR="00C9208B" w:rsidRDefault="00C9208B" w:rsidP="00C920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18FD18" w14:textId="77777777" w:rsidR="00C9208B" w:rsidRDefault="00C9208B" w:rsidP="00C920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AD6A0" w14:textId="77777777" w:rsidR="00726199" w:rsidRDefault="00726199">
      <w:pPr>
        <w:spacing w:after="0"/>
      </w:pPr>
      <w:r>
        <w:separator/>
      </w:r>
    </w:p>
  </w:footnote>
  <w:footnote w:type="continuationSeparator" w:id="0">
    <w:p w14:paraId="69B62933" w14:textId="77777777" w:rsidR="00726199" w:rsidRDefault="007261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52ED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E8029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57061B"/>
    <w:multiLevelType w:val="hybridMultilevel"/>
    <w:tmpl w:val="AB8236CA"/>
    <w:lvl w:ilvl="0" w:tplc="EB4C84A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C7A6C"/>
    <w:multiLevelType w:val="hybridMultilevel"/>
    <w:tmpl w:val="A380FB9A"/>
    <w:lvl w:ilvl="0" w:tplc="05247152">
      <w:numFmt w:val="bullet"/>
      <w:lvlText w:val=""/>
      <w:lvlJc w:val="left"/>
      <w:pPr>
        <w:tabs>
          <w:tab w:val="num" w:pos="1080"/>
        </w:tabs>
        <w:ind w:left="288" w:hanging="288"/>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FCD6BE3"/>
    <w:multiLevelType w:val="hybridMultilevel"/>
    <w:tmpl w:val="1FD473F2"/>
    <w:lvl w:ilvl="0" w:tplc="D2467A9C">
      <w:numFmt w:val="bullet"/>
      <w:lvlText w:val=""/>
      <w:lvlJc w:val="left"/>
      <w:pPr>
        <w:tabs>
          <w:tab w:val="num" w:pos="720"/>
        </w:tabs>
        <w:ind w:left="288" w:hanging="288"/>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06159B"/>
    <w:multiLevelType w:val="hybridMultilevel"/>
    <w:tmpl w:val="048CE0AC"/>
    <w:lvl w:ilvl="0" w:tplc="D186BCCC">
      <w:numFmt w:val="bullet"/>
      <w:lvlText w:val=""/>
      <w:lvlJc w:val="left"/>
      <w:pPr>
        <w:ind w:left="288" w:hanging="288"/>
      </w:pPr>
      <w:rPr>
        <w:rFonts w:ascii="Symbol" w:eastAsiaTheme="minorHAnsi" w:hAnsi="Symbol"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21592223">
    <w:abstractNumId w:val="0"/>
  </w:num>
  <w:num w:numId="2" w16cid:durableId="1113398713">
    <w:abstractNumId w:val="2"/>
  </w:num>
  <w:num w:numId="3" w16cid:durableId="1724062993">
    <w:abstractNumId w:val="3"/>
  </w:num>
  <w:num w:numId="4" w16cid:durableId="873888219">
    <w:abstractNumId w:val="4"/>
  </w:num>
  <w:num w:numId="5" w16cid:durableId="2126195998">
    <w:abstractNumId w:val="5"/>
  </w:num>
  <w:num w:numId="6" w16cid:durableId="1789663053">
    <w:abstractNumId w:val="0"/>
  </w:num>
  <w:num w:numId="7" w16cid:durableId="14072168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nest, Morgan">
    <w15:presenceInfo w15:providerId="AD" w15:userId="S::skmorgane@ufl.edu::8bdbff9f-609a-4f8d-8d10-6c72c204f1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C85"/>
    <w:rsid w:val="00056690"/>
    <w:rsid w:val="00057A18"/>
    <w:rsid w:val="000F3634"/>
    <w:rsid w:val="00103027"/>
    <w:rsid w:val="00221218"/>
    <w:rsid w:val="002D7FE3"/>
    <w:rsid w:val="003E61F0"/>
    <w:rsid w:val="00417C6A"/>
    <w:rsid w:val="00437597"/>
    <w:rsid w:val="004B3C34"/>
    <w:rsid w:val="004C5267"/>
    <w:rsid w:val="0053549E"/>
    <w:rsid w:val="00544C69"/>
    <w:rsid w:val="00581EDB"/>
    <w:rsid w:val="005E65F3"/>
    <w:rsid w:val="00602217"/>
    <w:rsid w:val="00635D9D"/>
    <w:rsid w:val="00643BAE"/>
    <w:rsid w:val="00674C2D"/>
    <w:rsid w:val="006A78B9"/>
    <w:rsid w:val="006C2D61"/>
    <w:rsid w:val="00723A4D"/>
    <w:rsid w:val="00726199"/>
    <w:rsid w:val="007D34B9"/>
    <w:rsid w:val="0080215E"/>
    <w:rsid w:val="00830AD2"/>
    <w:rsid w:val="0084050D"/>
    <w:rsid w:val="0087017F"/>
    <w:rsid w:val="008B60B1"/>
    <w:rsid w:val="009B1582"/>
    <w:rsid w:val="00A03E4E"/>
    <w:rsid w:val="00A12E37"/>
    <w:rsid w:val="00A55DA8"/>
    <w:rsid w:val="00A87FE5"/>
    <w:rsid w:val="00AA4E79"/>
    <w:rsid w:val="00AB4E75"/>
    <w:rsid w:val="00BE1209"/>
    <w:rsid w:val="00C23C6F"/>
    <w:rsid w:val="00C652B1"/>
    <w:rsid w:val="00C9208B"/>
    <w:rsid w:val="00CE59EA"/>
    <w:rsid w:val="00D409BA"/>
    <w:rsid w:val="00D83618"/>
    <w:rsid w:val="00E213BE"/>
    <w:rsid w:val="00E371B1"/>
    <w:rsid w:val="00E7314D"/>
    <w:rsid w:val="00EA5AC9"/>
    <w:rsid w:val="00F42F7C"/>
    <w:rsid w:val="00F64E7C"/>
    <w:rsid w:val="00FA0C85"/>
    <w:rsid w:val="00FC7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2B7A"/>
  <w15:docId w15:val="{D10BE6F4-B0E6-7443-9009-862650EF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723A4D"/>
    <w:pPr>
      <w:spacing w:before="240" w:after="240"/>
      <w:ind w:firstLine="432"/>
      <w:jc w:val="both"/>
      <w:pPrChange w:id="0" w:author="Ernest, Morgan" w:date="2025-09-29T10:05:00Z">
        <w:pPr>
          <w:spacing w:before="240" w:after="240"/>
          <w:ind w:firstLine="432"/>
        </w:pPr>
      </w:pPrChange>
    </w:pPr>
    <w:rPr>
      <w:rPrChange w:id="0" w:author="Ernest, Morgan" w:date="2025-09-29T10:05:00Z">
        <w:rPr>
          <w:rFonts w:asciiTheme="minorHAnsi" w:eastAsiaTheme="minorHAnsi" w:hAnsiTheme="minorHAnsi" w:cstheme="minorBidi"/>
          <w:sz w:val="24"/>
          <w:szCs w:val="24"/>
          <w:lang w:val="en-US" w:eastAsia="en-US" w:bidi="ar-SA"/>
        </w:rPr>
      </w:rPrChange>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rsid w:val="00C9208B"/>
    <w:pPr>
      <w:tabs>
        <w:tab w:val="center" w:pos="4680"/>
        <w:tab w:val="right" w:pos="9360"/>
      </w:tabs>
      <w:spacing w:after="0"/>
    </w:pPr>
  </w:style>
  <w:style w:type="character" w:customStyle="1" w:styleId="FooterChar">
    <w:name w:val="Footer Char"/>
    <w:basedOn w:val="DefaultParagraphFont"/>
    <w:link w:val="Footer"/>
    <w:rsid w:val="00C9208B"/>
  </w:style>
  <w:style w:type="character" w:styleId="PageNumber">
    <w:name w:val="page number"/>
    <w:basedOn w:val="DefaultParagraphFont"/>
    <w:rsid w:val="00C9208B"/>
  </w:style>
  <w:style w:type="paragraph" w:styleId="TOC1">
    <w:name w:val="toc 1"/>
    <w:basedOn w:val="Normal"/>
    <w:next w:val="Normal"/>
    <w:autoRedefine/>
    <w:rsid w:val="00C9208B"/>
    <w:pPr>
      <w:spacing w:before="120" w:after="0"/>
    </w:pPr>
    <w:rPr>
      <w:b/>
      <w:bCs/>
      <w:i/>
      <w:iCs/>
    </w:rPr>
  </w:style>
  <w:style w:type="paragraph" w:styleId="TOC2">
    <w:name w:val="toc 2"/>
    <w:basedOn w:val="Normal"/>
    <w:next w:val="Normal"/>
    <w:autoRedefine/>
    <w:uiPriority w:val="39"/>
    <w:rsid w:val="00C9208B"/>
    <w:pPr>
      <w:spacing w:before="120" w:after="0"/>
      <w:ind w:left="240"/>
    </w:pPr>
    <w:rPr>
      <w:b/>
      <w:bCs/>
      <w:sz w:val="22"/>
      <w:szCs w:val="22"/>
    </w:rPr>
  </w:style>
  <w:style w:type="paragraph" w:styleId="TOC3">
    <w:name w:val="toc 3"/>
    <w:basedOn w:val="Normal"/>
    <w:next w:val="Normal"/>
    <w:autoRedefine/>
    <w:uiPriority w:val="39"/>
    <w:rsid w:val="00C9208B"/>
    <w:pPr>
      <w:spacing w:after="0"/>
      <w:ind w:left="480"/>
    </w:pPr>
    <w:rPr>
      <w:sz w:val="20"/>
      <w:szCs w:val="20"/>
    </w:rPr>
  </w:style>
  <w:style w:type="paragraph" w:styleId="TOC4">
    <w:name w:val="toc 4"/>
    <w:basedOn w:val="Normal"/>
    <w:next w:val="Normal"/>
    <w:autoRedefine/>
    <w:rsid w:val="00C9208B"/>
    <w:pPr>
      <w:spacing w:after="0"/>
      <w:ind w:left="720"/>
    </w:pPr>
    <w:rPr>
      <w:sz w:val="20"/>
      <w:szCs w:val="20"/>
    </w:rPr>
  </w:style>
  <w:style w:type="paragraph" w:styleId="TOC5">
    <w:name w:val="toc 5"/>
    <w:basedOn w:val="Normal"/>
    <w:next w:val="Normal"/>
    <w:autoRedefine/>
    <w:rsid w:val="00C9208B"/>
    <w:pPr>
      <w:spacing w:after="0"/>
      <w:ind w:left="960"/>
    </w:pPr>
    <w:rPr>
      <w:sz w:val="20"/>
      <w:szCs w:val="20"/>
    </w:rPr>
  </w:style>
  <w:style w:type="paragraph" w:styleId="TOC6">
    <w:name w:val="toc 6"/>
    <w:basedOn w:val="Normal"/>
    <w:next w:val="Normal"/>
    <w:autoRedefine/>
    <w:rsid w:val="00C9208B"/>
    <w:pPr>
      <w:spacing w:after="0"/>
      <w:ind w:left="1200"/>
    </w:pPr>
    <w:rPr>
      <w:sz w:val="20"/>
      <w:szCs w:val="20"/>
    </w:rPr>
  </w:style>
  <w:style w:type="paragraph" w:styleId="TOC7">
    <w:name w:val="toc 7"/>
    <w:basedOn w:val="Normal"/>
    <w:next w:val="Normal"/>
    <w:autoRedefine/>
    <w:rsid w:val="00C9208B"/>
    <w:pPr>
      <w:spacing w:after="0"/>
      <w:ind w:left="1440"/>
    </w:pPr>
    <w:rPr>
      <w:sz w:val="20"/>
      <w:szCs w:val="20"/>
    </w:rPr>
  </w:style>
  <w:style w:type="paragraph" w:styleId="TOC8">
    <w:name w:val="toc 8"/>
    <w:basedOn w:val="Normal"/>
    <w:next w:val="Normal"/>
    <w:autoRedefine/>
    <w:rsid w:val="00C9208B"/>
    <w:pPr>
      <w:spacing w:after="0"/>
      <w:ind w:left="1680"/>
    </w:pPr>
    <w:rPr>
      <w:sz w:val="20"/>
      <w:szCs w:val="20"/>
    </w:rPr>
  </w:style>
  <w:style w:type="paragraph" w:styleId="TOC9">
    <w:name w:val="toc 9"/>
    <w:basedOn w:val="Normal"/>
    <w:next w:val="Normal"/>
    <w:autoRedefine/>
    <w:rsid w:val="00C9208B"/>
    <w:pPr>
      <w:spacing w:after="0"/>
      <w:ind w:left="1920"/>
    </w:pPr>
    <w:rPr>
      <w:sz w:val="20"/>
      <w:szCs w:val="20"/>
    </w:rPr>
  </w:style>
  <w:style w:type="paragraph" w:styleId="TableofFigures">
    <w:name w:val="table of figures"/>
    <w:aliases w:val="List of Tables"/>
    <w:basedOn w:val="Normal"/>
    <w:next w:val="Normal"/>
    <w:autoRedefine/>
    <w:uiPriority w:val="99"/>
    <w:rsid w:val="006C2D61"/>
    <w:pPr>
      <w:spacing w:after="0"/>
    </w:pPr>
  </w:style>
  <w:style w:type="paragraph" w:styleId="Header">
    <w:name w:val="header"/>
    <w:basedOn w:val="Normal"/>
    <w:link w:val="HeaderChar"/>
    <w:rsid w:val="00830AD2"/>
    <w:pPr>
      <w:tabs>
        <w:tab w:val="center" w:pos="4680"/>
        <w:tab w:val="right" w:pos="9360"/>
      </w:tabs>
      <w:spacing w:after="0"/>
    </w:pPr>
  </w:style>
  <w:style w:type="character" w:customStyle="1" w:styleId="HeaderChar">
    <w:name w:val="Header Char"/>
    <w:basedOn w:val="DefaultParagraphFont"/>
    <w:link w:val="Header"/>
    <w:rsid w:val="00830AD2"/>
  </w:style>
  <w:style w:type="paragraph" w:styleId="Revision">
    <w:name w:val="Revision"/>
    <w:hidden/>
    <w:rsid w:val="00A03E4E"/>
    <w:pPr>
      <w:spacing w:after="0"/>
    </w:pPr>
  </w:style>
  <w:style w:type="table" w:styleId="TableGrid">
    <w:name w:val="Table Grid"/>
    <w:basedOn w:val="TableNormal"/>
    <w:rsid w:val="00723A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417C6A"/>
    <w:rPr>
      <w:sz w:val="16"/>
      <w:szCs w:val="16"/>
    </w:rPr>
  </w:style>
  <w:style w:type="paragraph" w:styleId="CommentText">
    <w:name w:val="annotation text"/>
    <w:basedOn w:val="Normal"/>
    <w:link w:val="CommentTextChar"/>
    <w:rsid w:val="00417C6A"/>
    <w:rPr>
      <w:sz w:val="20"/>
      <w:szCs w:val="20"/>
    </w:rPr>
  </w:style>
  <w:style w:type="character" w:customStyle="1" w:styleId="CommentTextChar">
    <w:name w:val="Comment Text Char"/>
    <w:basedOn w:val="DefaultParagraphFont"/>
    <w:link w:val="CommentText"/>
    <w:rsid w:val="00417C6A"/>
    <w:rPr>
      <w:sz w:val="20"/>
      <w:szCs w:val="20"/>
    </w:rPr>
  </w:style>
  <w:style w:type="paragraph" w:styleId="CommentSubject">
    <w:name w:val="annotation subject"/>
    <w:basedOn w:val="CommentText"/>
    <w:next w:val="CommentText"/>
    <w:link w:val="CommentSubjectChar"/>
    <w:rsid w:val="00417C6A"/>
    <w:rPr>
      <w:b/>
      <w:bCs/>
    </w:rPr>
  </w:style>
  <w:style w:type="character" w:customStyle="1" w:styleId="CommentSubjectChar">
    <w:name w:val="Comment Subject Char"/>
    <w:basedOn w:val="CommentTextChar"/>
    <w:link w:val="CommentSubject"/>
    <w:rsid w:val="00417C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rickershauser@ufl.edu" TargetMode="External"/><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skmorgane@ufl.edu" TargetMode="Externa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445</TotalTime>
  <Pages>57</Pages>
  <Words>17606</Words>
  <Characters>100359</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Wading bird colony location, size, timing and Wood Stork and Roseate Spoonbill reproductive success</vt:lpstr>
    </vt:vector>
  </TitlesOfParts>
  <Company/>
  <LinksUpToDate>false</LinksUpToDate>
  <CharactersWithSpaces>117730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Wading bird colony location, size, timing and Wood Stork and Roseate Spoonbill reproductive success</dc:title>
  <dc:creator>Dr. Morgan Ernest and Michael Rickershauser</dc:creator>
  <cp:keywords/>
  <cp:lastModifiedBy>Ernest, Morgan</cp:lastModifiedBy>
  <cp:revision>10</cp:revision>
  <dcterms:created xsi:type="dcterms:W3CDTF">2025-09-28T21:53:00Z</dcterms:created>
  <dcterms:modified xsi:type="dcterms:W3CDTF">2025-09-30T13:54:00Z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Dept. Wildlife Ecology and Conservation, University of Florida, Gainesville</vt:lpwstr>
  </property>
  <property fmtid="{D5CDD505-2E9C-101B-9397-08002B2CF9AE}" pid="3" name="editor_options">
    <vt:lpwstr/>
  </property>
  <property fmtid="{D5CDD505-2E9C-101B-9397-08002B2CF9AE}" pid="4" name="output">
    <vt:lpwstr/>
  </property>
  <property fmtid="{D5CDD505-2E9C-101B-9397-08002B2CF9AE}" pid="5" name="params">
    <vt:lpwstr/>
  </property>
  <property fmtid="{D5CDD505-2E9C-101B-9397-08002B2CF9AE}" pid="6" name="subtitle">
    <vt:lpwstr>2025 Annual Report to the U.S. Army Corps of Engineers Jacksonville, Florida W912HZ-15-2-0017</vt:lpwstr>
  </property>
</Properties>
</file>